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24"/>
          <w:szCs w:val="24"/>
        </w:rPr>
      </w:pPr>
      <w:bookmarkStart w:colFirst="0" w:colLast="0" w:name="_heading=h.gjdgxs" w:id="0"/>
      <w:bookmarkEnd w:id="0"/>
      <w:r w:rsidDel="00000000" w:rsidR="00000000" w:rsidRPr="00000000">
        <w:rPr>
          <w:b w:val="1"/>
          <w:sz w:val="24"/>
          <w:szCs w:val="24"/>
          <w:rtl w:val="0"/>
        </w:rPr>
        <w:t xml:space="preserve">Draft - TFM: Cluster analysis approach to the relation between the neighborhoods in Madrid and their gentrification</w:t>
      </w:r>
    </w:p>
    <w:p w:rsidR="00000000" w:rsidDel="00000000" w:rsidP="00000000" w:rsidRDefault="00000000" w:rsidRPr="00000000" w14:paraId="00000002">
      <w:pPr>
        <w:spacing w:before="200" w:lineRule="auto"/>
        <w:jc w:val="right"/>
        <w:rPr>
          <w:b w:val="1"/>
          <w:i w:val="1"/>
        </w:rPr>
      </w:pPr>
      <w:r w:rsidDel="00000000" w:rsidR="00000000" w:rsidRPr="00000000">
        <w:rPr>
          <w:b w:val="1"/>
          <w:i w:val="1"/>
          <w:rtl w:val="0"/>
        </w:rPr>
        <w:t xml:space="preserve">Author: Jorge Pascual Segovia </w:t>
      </w:r>
    </w:p>
    <w:p w:rsidR="00000000" w:rsidDel="00000000" w:rsidP="00000000" w:rsidRDefault="00000000" w:rsidRPr="00000000" w14:paraId="00000003">
      <w:pPr>
        <w:jc w:val="right"/>
        <w:rPr>
          <w:b w:val="1"/>
          <w:i w:val="1"/>
        </w:rPr>
      </w:pPr>
      <w:r w:rsidDel="00000000" w:rsidR="00000000" w:rsidRPr="00000000">
        <w:rPr>
          <w:b w:val="1"/>
          <w:i w:val="1"/>
          <w:rtl w:val="0"/>
        </w:rPr>
        <w:t xml:space="preserve">Supervisor: Gonzalo Génova</w:t>
      </w:r>
    </w:p>
    <w:p w:rsidR="00000000" w:rsidDel="00000000" w:rsidP="00000000" w:rsidRDefault="00000000" w:rsidRPr="00000000" w14:paraId="00000004">
      <w:pPr>
        <w:spacing w:after="200" w:lineRule="auto"/>
        <w:jc w:val="right"/>
        <w:rPr/>
      </w:pPr>
      <w:r w:rsidDel="00000000" w:rsidR="00000000" w:rsidRPr="00000000">
        <w:rPr>
          <w:rtl w:val="0"/>
        </w:rPr>
        <w:t xml:space="preserve">Madrid, 2023.</w:t>
      </w:r>
    </w:p>
    <w:p w:rsidR="00000000" w:rsidDel="00000000" w:rsidP="00000000" w:rsidRDefault="00000000" w:rsidRPr="00000000" w14:paraId="00000005">
      <w:pPr>
        <w:pStyle w:val="Heading1"/>
        <w:rPr/>
      </w:pPr>
      <w:bookmarkStart w:colFirst="0" w:colLast="0" w:name="_heading=h.1fob9te" w:id="1"/>
      <w:bookmarkEnd w:id="1"/>
      <w:r w:rsidDel="00000000" w:rsidR="00000000" w:rsidRPr="00000000">
        <w:rPr>
          <w:rtl w:val="0"/>
        </w:rPr>
        <w:t xml:space="preserve">1. </w:t>
      </w:r>
      <w:sdt>
        <w:sdtPr>
          <w:tag w:val="goog_rdk_0"/>
        </w:sdtPr>
        <w:sdtContent>
          <w:commentRangeStart w:id="0"/>
        </w:sdtContent>
      </w:sdt>
      <w:r w:rsidDel="00000000" w:rsidR="00000000" w:rsidRPr="00000000">
        <w:rPr>
          <w:rtl w:val="0"/>
        </w:rPr>
        <w:t xml:space="preserve">Theoretical framework: The phenomenon of gentrification</w:t>
      </w:r>
      <w:commentRangeEnd w:id="0"/>
      <w:r w:rsidDel="00000000" w:rsidR="00000000" w:rsidRPr="00000000">
        <w:commentReference w:id="0"/>
      </w:r>
      <w:r w:rsidDel="00000000" w:rsidR="00000000" w:rsidRPr="00000000">
        <w:rPr>
          <w:rtl w:val="0"/>
        </w:rPr>
        <w:t xml:space="preserve">. </w:t>
      </w:r>
    </w:p>
    <w:p w:rsidR="00000000" w:rsidDel="00000000" w:rsidP="00000000" w:rsidRDefault="00000000" w:rsidRPr="00000000" w14:paraId="00000006">
      <w:pPr>
        <w:spacing w:after="200" w:lineRule="auto"/>
        <w:rPr/>
      </w:pPr>
      <w:r w:rsidDel="00000000" w:rsidR="00000000" w:rsidRPr="00000000">
        <w:rPr>
          <w:rtl w:val="0"/>
        </w:rPr>
        <w:t xml:space="preserve">The Right to the city is defined by Henri Lefebvre (1967) as the right of the citizens to </w:t>
      </w:r>
      <w:r w:rsidDel="00000000" w:rsidR="00000000" w:rsidRPr="00000000">
        <w:rPr>
          <w:b w:val="1"/>
          <w:rtl w:val="0"/>
        </w:rPr>
        <w:t xml:space="preserve">build, create and decide</w:t>
      </w:r>
      <w:r w:rsidDel="00000000" w:rsidR="00000000" w:rsidRPr="00000000">
        <w:rPr>
          <w:rtl w:val="0"/>
        </w:rPr>
        <w:t xml:space="preserve"> on their city. This is </w:t>
      </w:r>
      <w:r w:rsidDel="00000000" w:rsidR="00000000" w:rsidRPr="00000000">
        <w:rPr>
          <w:b w:val="1"/>
          <w:rtl w:val="0"/>
        </w:rPr>
        <w:t xml:space="preserve">not recognized as a human right</w:t>
      </w:r>
      <w:r w:rsidDel="00000000" w:rsidR="00000000" w:rsidRPr="00000000">
        <w:rPr>
          <w:rtl w:val="0"/>
        </w:rPr>
        <w:t xml:space="preserve">, but the concept is strictly linked with the idea of </w:t>
      </w:r>
      <w:r w:rsidDel="00000000" w:rsidR="00000000" w:rsidRPr="00000000">
        <w:rPr>
          <w:b w:val="1"/>
          <w:rtl w:val="0"/>
        </w:rPr>
        <w:t xml:space="preserve">democracy and social equality</w:t>
      </w:r>
      <w:r w:rsidDel="00000000" w:rsidR="00000000" w:rsidRPr="00000000">
        <w:rPr>
          <w:rtl w:val="0"/>
        </w:rPr>
        <w:t xml:space="preserve">: every citizen should have the same right to create, build and decide on their city. </w:t>
      </w:r>
      <w:r w:rsidDel="00000000" w:rsidR="00000000" w:rsidRPr="00000000">
        <w:rPr>
          <w:b w:val="1"/>
          <w:rtl w:val="0"/>
        </w:rPr>
        <w:t xml:space="preserve">Gentrification is a problem</w:t>
      </w:r>
      <w:r w:rsidDel="00000000" w:rsidR="00000000" w:rsidRPr="00000000">
        <w:rPr>
          <w:rtl w:val="0"/>
        </w:rPr>
        <w:t xml:space="preserve"> as it stands for </w:t>
      </w:r>
      <w:r w:rsidDel="00000000" w:rsidR="00000000" w:rsidRPr="00000000">
        <w:rPr>
          <w:b w:val="1"/>
          <w:rtl w:val="0"/>
        </w:rPr>
        <w:t xml:space="preserve">class privileges</w:t>
      </w:r>
      <w:r w:rsidDel="00000000" w:rsidR="00000000" w:rsidRPr="00000000">
        <w:rPr>
          <w:rtl w:val="0"/>
        </w:rPr>
        <w:t xml:space="preserve"> and causes a difference between classes about </w:t>
      </w:r>
      <w:r w:rsidDel="00000000" w:rsidR="00000000" w:rsidRPr="00000000">
        <w:rPr>
          <w:b w:val="1"/>
          <w:rtl w:val="0"/>
        </w:rPr>
        <w:t xml:space="preserve">who can decide</w:t>
      </w:r>
      <w:r w:rsidDel="00000000" w:rsidR="00000000" w:rsidRPr="00000000">
        <w:rPr>
          <w:rtl w:val="0"/>
        </w:rPr>
        <w:t xml:space="preserve"> where to </w:t>
      </w:r>
      <w:r w:rsidDel="00000000" w:rsidR="00000000" w:rsidRPr="00000000">
        <w:rPr>
          <w:b w:val="1"/>
          <w:rtl w:val="0"/>
        </w:rPr>
        <w:t xml:space="preserve">live</w:t>
      </w:r>
      <w:r w:rsidDel="00000000" w:rsidR="00000000" w:rsidRPr="00000000">
        <w:rPr>
          <w:rtl w:val="0"/>
        </w:rPr>
        <w:t xml:space="preserve">, when to </w:t>
      </w:r>
      <w:r w:rsidDel="00000000" w:rsidR="00000000" w:rsidRPr="00000000">
        <w:rPr>
          <w:b w:val="1"/>
          <w:rtl w:val="0"/>
        </w:rPr>
        <w:t xml:space="preserve">stay</w:t>
      </w:r>
      <w:r w:rsidDel="00000000" w:rsidR="00000000" w:rsidRPr="00000000">
        <w:rPr>
          <w:rtl w:val="0"/>
        </w:rPr>
        <w:t xml:space="preserve"> and who can take </w:t>
      </w:r>
      <w:r w:rsidDel="00000000" w:rsidR="00000000" w:rsidRPr="00000000">
        <w:rPr>
          <w:b w:val="1"/>
          <w:rtl w:val="0"/>
        </w:rPr>
        <w:t xml:space="preserve">benefit</w:t>
      </w:r>
      <w:r w:rsidDel="00000000" w:rsidR="00000000" w:rsidRPr="00000000">
        <w:rPr>
          <w:rtl w:val="0"/>
        </w:rPr>
        <w:t xml:space="preserve"> for living in an area with a profitable potential; but, overall, the right to decide the direction of the evolution of the city. </w:t>
      </w:r>
    </w:p>
    <w:p w:rsidR="00000000" w:rsidDel="00000000" w:rsidP="00000000" w:rsidRDefault="00000000" w:rsidRPr="00000000" w14:paraId="00000007">
      <w:pPr>
        <w:spacing w:after="200" w:lineRule="auto"/>
        <w:rPr/>
      </w:pPr>
      <w:r w:rsidDel="00000000" w:rsidR="00000000" w:rsidRPr="00000000">
        <w:rPr>
          <w:rtl w:val="0"/>
        </w:rPr>
        <w:t xml:space="preserve">Gentrification is the </w:t>
      </w:r>
      <w:r w:rsidDel="00000000" w:rsidR="00000000" w:rsidRPr="00000000">
        <w:rPr>
          <w:b w:val="1"/>
          <w:rtl w:val="0"/>
        </w:rPr>
        <w:t xml:space="preserve">historical social transformation of the city centers</w:t>
      </w:r>
      <w:r w:rsidDel="00000000" w:rsidR="00000000" w:rsidRPr="00000000">
        <w:rPr>
          <w:rtl w:val="0"/>
        </w:rPr>
        <w:t xml:space="preserve"> that started in certain cities in Great Britain and USA in the </w:t>
      </w:r>
      <w:r w:rsidDel="00000000" w:rsidR="00000000" w:rsidRPr="00000000">
        <w:rPr>
          <w:b w:val="1"/>
          <w:rtl w:val="0"/>
        </w:rPr>
        <w:t xml:space="preserve">last third of the 20th Century</w:t>
      </w:r>
      <w:r w:rsidDel="00000000" w:rsidR="00000000" w:rsidRPr="00000000">
        <w:rPr>
          <w:rtl w:val="0"/>
        </w:rPr>
        <w:t xml:space="preserve">, for example Manhattan. The </w:t>
      </w:r>
      <w:r w:rsidDel="00000000" w:rsidR="00000000" w:rsidRPr="00000000">
        <w:rPr>
          <w:b w:val="1"/>
          <w:rtl w:val="0"/>
        </w:rPr>
        <w:t xml:space="preserve">emerging middle classes</w:t>
      </w:r>
      <w:r w:rsidDel="00000000" w:rsidR="00000000" w:rsidRPr="00000000">
        <w:rPr>
          <w:rtl w:val="0"/>
        </w:rPr>
        <w:t xml:space="preserve"> with highly valued </w:t>
      </w:r>
      <w:r w:rsidDel="00000000" w:rsidR="00000000" w:rsidRPr="00000000">
        <w:rPr>
          <w:b w:val="1"/>
          <w:rtl w:val="0"/>
        </w:rPr>
        <w:t xml:space="preserve">professional</w:t>
      </w:r>
      <w:r w:rsidDel="00000000" w:rsidR="00000000" w:rsidRPr="00000000">
        <w:rPr>
          <w:rtl w:val="0"/>
        </w:rPr>
        <w:t xml:space="preserve"> </w:t>
      </w:r>
      <w:r w:rsidDel="00000000" w:rsidR="00000000" w:rsidRPr="00000000">
        <w:rPr>
          <w:b w:val="1"/>
          <w:rtl w:val="0"/>
        </w:rPr>
        <w:t xml:space="preserve">skills, linked to the global economy</w:t>
      </w:r>
      <w:r w:rsidDel="00000000" w:rsidR="00000000" w:rsidRPr="00000000">
        <w:rPr>
          <w:rtl w:val="0"/>
        </w:rPr>
        <w:t xml:space="preserve">, known as the ‘gentry’ in Great Britain, gave the name to this process in neighborhoods in the </w:t>
      </w:r>
      <w:r w:rsidDel="00000000" w:rsidR="00000000" w:rsidRPr="00000000">
        <w:rPr>
          <w:b w:val="1"/>
          <w:rtl w:val="0"/>
        </w:rPr>
        <w:t xml:space="preserve">city centers that they started demanding.</w:t>
      </w:r>
      <w:r w:rsidDel="00000000" w:rsidR="00000000" w:rsidRPr="00000000">
        <w:rPr>
          <w:rtl w:val="0"/>
        </w:rPr>
        <w:t xml:space="preserve"> Even though these neighborhoods had usually been </w:t>
      </w:r>
      <w:r w:rsidDel="00000000" w:rsidR="00000000" w:rsidRPr="00000000">
        <w:rPr>
          <w:b w:val="1"/>
          <w:rtl w:val="0"/>
        </w:rPr>
        <w:t xml:space="preserve">traditional working class areas</w:t>
      </w:r>
      <w:r w:rsidDel="00000000" w:rsidR="00000000" w:rsidRPr="00000000">
        <w:rPr>
          <w:rtl w:val="0"/>
        </w:rPr>
        <w:t xml:space="preserve">; the </w:t>
      </w:r>
      <w:r w:rsidDel="00000000" w:rsidR="00000000" w:rsidRPr="00000000">
        <w:rPr>
          <w:b w:val="1"/>
          <w:rtl w:val="0"/>
        </w:rPr>
        <w:t xml:space="preserve">city was institutionally changed</w:t>
      </w:r>
      <w:r w:rsidDel="00000000" w:rsidR="00000000" w:rsidRPr="00000000">
        <w:rPr>
          <w:rtl w:val="0"/>
        </w:rPr>
        <w:t xml:space="preserve"> to make it </w:t>
      </w:r>
      <w:r w:rsidDel="00000000" w:rsidR="00000000" w:rsidRPr="00000000">
        <w:rPr>
          <w:b w:val="1"/>
          <w:rtl w:val="0"/>
        </w:rPr>
        <w:t xml:space="preserve">easier for the gentry to live in these areas</w:t>
      </w:r>
      <w:r w:rsidDel="00000000" w:rsidR="00000000" w:rsidRPr="00000000">
        <w:rPr>
          <w:rtl w:val="0"/>
        </w:rPr>
        <w:t xml:space="preserve">, almost forcing people living in those neighborhoods to </w:t>
      </w:r>
      <w:r w:rsidDel="00000000" w:rsidR="00000000" w:rsidRPr="00000000">
        <w:rPr>
          <w:b w:val="1"/>
          <w:rtl w:val="0"/>
        </w:rPr>
        <w:t xml:space="preserve">disperse</w:t>
      </w:r>
      <w:r w:rsidDel="00000000" w:rsidR="00000000" w:rsidRPr="00000000">
        <w:rPr>
          <w:rtl w:val="0"/>
        </w:rPr>
        <w:t xml:space="preserve"> and spread through the city, away from their home. Nowadays, this </w:t>
      </w:r>
      <w:r w:rsidDel="00000000" w:rsidR="00000000" w:rsidRPr="00000000">
        <w:rPr>
          <w:b w:val="1"/>
          <w:rtl w:val="0"/>
        </w:rPr>
        <w:t xml:space="preserve">process has been extended in the Western world</w:t>
      </w:r>
      <w:r w:rsidDel="00000000" w:rsidR="00000000" w:rsidRPr="00000000">
        <w:rPr>
          <w:rtl w:val="0"/>
        </w:rPr>
        <w:t xml:space="preserve"> as this social class was emerging, affecting those cities that respond to the characteristics of a </w:t>
      </w:r>
      <w:r w:rsidDel="00000000" w:rsidR="00000000" w:rsidRPr="00000000">
        <w:rPr>
          <w:b w:val="1"/>
          <w:rtl w:val="0"/>
        </w:rPr>
        <w:t xml:space="preserve">‘global city’</w:t>
      </w:r>
      <w:r w:rsidDel="00000000" w:rsidR="00000000" w:rsidRPr="00000000">
        <w:rPr>
          <w:rtl w:val="0"/>
        </w:rPr>
        <w:t xml:space="preserve"> strongly involved in the global economy network (Sorando &amp; Ardura, 2018) (Sequera, 2014) (Walliser &amp; Sorando, 2019). </w:t>
      </w:r>
    </w:p>
    <w:p w:rsidR="00000000" w:rsidDel="00000000" w:rsidP="00000000" w:rsidRDefault="00000000" w:rsidRPr="00000000" w14:paraId="00000008">
      <w:pPr>
        <w:rPr/>
      </w:pPr>
      <w:r w:rsidDel="00000000" w:rsidR="00000000" w:rsidRPr="00000000">
        <w:rPr>
          <w:rtl w:val="0"/>
        </w:rPr>
        <w:t xml:space="preserve">There are many examples of this phenomenon, back in the late 20th Century, but also recently in </w:t>
      </w:r>
      <w:r w:rsidDel="00000000" w:rsidR="00000000" w:rsidRPr="00000000">
        <w:rPr>
          <w:b w:val="1"/>
          <w:rtl w:val="0"/>
        </w:rPr>
        <w:t xml:space="preserve">Spain</w:t>
      </w:r>
      <w:r w:rsidDel="00000000" w:rsidR="00000000" w:rsidRPr="00000000">
        <w:rPr>
          <w:rtl w:val="0"/>
        </w:rPr>
        <w:t xml:space="preserve">, where it’s supposing an </w:t>
      </w:r>
      <w:r w:rsidDel="00000000" w:rsidR="00000000" w:rsidRPr="00000000">
        <w:rPr>
          <w:b w:val="1"/>
          <w:rtl w:val="0"/>
        </w:rPr>
        <w:t xml:space="preserve">actual problem nowadays, caused by touristification, real estate pressure and speculation</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El Raval (Barcelona), Malasaña (Madrid) and Lavapiés (Madrid) are common examples of gentrified neighborhoods in Spain. According to Sorando &amp; Ardura (2016), </w:t>
      </w:r>
      <w:r w:rsidDel="00000000" w:rsidR="00000000" w:rsidRPr="00000000">
        <w:rPr>
          <w:b w:val="1"/>
          <w:rtl w:val="0"/>
        </w:rPr>
        <w:t xml:space="preserve">gentrification has an identifiable process</w:t>
      </w:r>
      <w:r w:rsidDel="00000000" w:rsidR="00000000" w:rsidRPr="00000000">
        <w:rPr>
          <w:rtl w:val="0"/>
        </w:rPr>
        <w:t xml:space="preserve"> they describe as the </w:t>
      </w:r>
      <w:r w:rsidDel="00000000" w:rsidR="00000000" w:rsidRPr="00000000">
        <w:rPr>
          <w:i w:val="1"/>
          <w:rtl w:val="0"/>
        </w:rPr>
        <w:t xml:space="preserve">creative destruction of the city</w:t>
      </w:r>
      <w:r w:rsidDel="00000000" w:rsidR="00000000" w:rsidRPr="00000000">
        <w:rPr>
          <w:rtl w:val="0"/>
        </w:rPr>
        <w:t xml:space="preserve">: </w:t>
      </w:r>
    </w:p>
    <w:p w:rsidR="00000000" w:rsidDel="00000000" w:rsidP="00000000" w:rsidRDefault="00000000" w:rsidRPr="00000000" w14:paraId="00000009">
      <w:pPr>
        <w:numPr>
          <w:ilvl w:val="0"/>
          <w:numId w:val="4"/>
        </w:numPr>
        <w:ind w:left="1440" w:hanging="360"/>
      </w:pPr>
      <w:r w:rsidDel="00000000" w:rsidR="00000000" w:rsidRPr="00000000">
        <w:rPr>
          <w:rtl w:val="0"/>
        </w:rPr>
        <w:t xml:space="preserve">First, there has to be a </w:t>
      </w:r>
      <w:r w:rsidDel="00000000" w:rsidR="00000000" w:rsidRPr="00000000">
        <w:rPr>
          <w:b w:val="1"/>
          <w:rtl w:val="0"/>
        </w:rPr>
        <w:t xml:space="preserve">working class city center area </w:t>
      </w:r>
      <w:r w:rsidDel="00000000" w:rsidR="00000000" w:rsidRPr="00000000">
        <w:rPr>
          <w:rtl w:val="0"/>
        </w:rPr>
        <w:t xml:space="preserve">of interest inside a globalized city which can be </w:t>
      </w:r>
      <w:r w:rsidDel="00000000" w:rsidR="00000000" w:rsidRPr="00000000">
        <w:rPr>
          <w:b w:val="1"/>
          <w:rtl w:val="0"/>
        </w:rPr>
        <w:t xml:space="preserve">economically exploited</w:t>
      </w:r>
      <w:r w:rsidDel="00000000" w:rsidR="00000000" w:rsidRPr="00000000">
        <w:rPr>
          <w:rtl w:val="0"/>
        </w:rPr>
        <w:t xml:space="preserve"> by </w:t>
      </w:r>
      <w:r w:rsidDel="00000000" w:rsidR="00000000" w:rsidRPr="00000000">
        <w:rPr>
          <w:b w:val="1"/>
          <w:rtl w:val="0"/>
        </w:rPr>
        <w:t xml:space="preserve">companies</w:t>
      </w:r>
      <w:r w:rsidDel="00000000" w:rsidR="00000000" w:rsidRPr="00000000">
        <w:rPr>
          <w:rtl w:val="0"/>
        </w:rPr>
        <w:t xml:space="preserve"> and demanded by this new kind of </w:t>
      </w:r>
      <w:r w:rsidDel="00000000" w:rsidR="00000000" w:rsidRPr="00000000">
        <w:rPr>
          <w:b w:val="1"/>
          <w:rtl w:val="0"/>
        </w:rPr>
        <w:t xml:space="preserve">middle class</w:t>
      </w:r>
      <w:r w:rsidDel="00000000" w:rsidR="00000000" w:rsidRPr="00000000">
        <w:rPr>
          <w:rtl w:val="0"/>
        </w:rPr>
        <w:t xml:space="preserve">.</w:t>
      </w:r>
    </w:p>
    <w:p w:rsidR="00000000" w:rsidDel="00000000" w:rsidP="00000000" w:rsidRDefault="00000000" w:rsidRPr="00000000" w14:paraId="0000000A">
      <w:pPr>
        <w:numPr>
          <w:ilvl w:val="0"/>
          <w:numId w:val="4"/>
        </w:numPr>
        <w:ind w:left="1440" w:hanging="360"/>
      </w:pPr>
      <w:r w:rsidDel="00000000" w:rsidR="00000000" w:rsidRPr="00000000">
        <w:rPr>
          <w:rtl w:val="0"/>
        </w:rPr>
        <w:t xml:space="preserve">Then, the</w:t>
      </w:r>
      <w:r w:rsidDel="00000000" w:rsidR="00000000" w:rsidRPr="00000000">
        <w:rPr>
          <w:b w:val="1"/>
          <w:rtl w:val="0"/>
        </w:rPr>
        <w:t xml:space="preserve"> public government</w:t>
      </w:r>
      <w:r w:rsidDel="00000000" w:rsidR="00000000" w:rsidRPr="00000000">
        <w:rPr>
          <w:rtl w:val="0"/>
        </w:rPr>
        <w:t xml:space="preserve"> also has to have a plan to </w:t>
      </w:r>
      <w:r w:rsidDel="00000000" w:rsidR="00000000" w:rsidRPr="00000000">
        <w:rPr>
          <w:b w:val="1"/>
          <w:rtl w:val="0"/>
        </w:rPr>
        <w:t xml:space="preserve">renew a concrete area </w:t>
      </w:r>
      <w:r w:rsidDel="00000000" w:rsidR="00000000" w:rsidRPr="00000000">
        <w:rPr>
          <w:rtl w:val="0"/>
        </w:rPr>
        <w:t xml:space="preserve">as it can </w:t>
      </w:r>
      <w:r w:rsidDel="00000000" w:rsidR="00000000" w:rsidRPr="00000000">
        <w:rPr>
          <w:b w:val="1"/>
          <w:rtl w:val="0"/>
        </w:rPr>
        <w:t xml:space="preserve">provide benefits</w:t>
      </w:r>
      <w:r w:rsidDel="00000000" w:rsidR="00000000" w:rsidRPr="00000000">
        <w:rPr>
          <w:rtl w:val="0"/>
        </w:rPr>
        <w:t xml:space="preserve"> and </w:t>
      </w:r>
      <w:r w:rsidDel="00000000" w:rsidR="00000000" w:rsidRPr="00000000">
        <w:rPr>
          <w:b w:val="1"/>
          <w:rtl w:val="0"/>
        </w:rPr>
        <w:t xml:space="preserve">attract </w:t>
      </w:r>
      <w:r w:rsidDel="00000000" w:rsidR="00000000" w:rsidRPr="00000000">
        <w:rPr>
          <w:rtl w:val="0"/>
        </w:rPr>
        <w:t xml:space="preserve">companies with a </w:t>
      </w:r>
      <w:r w:rsidDel="00000000" w:rsidR="00000000" w:rsidRPr="00000000">
        <w:rPr>
          <w:b w:val="1"/>
          <w:rtl w:val="0"/>
        </w:rPr>
        <w:t xml:space="preserve">high amount of capital</w:t>
      </w:r>
      <w:r w:rsidDel="00000000" w:rsidR="00000000" w:rsidRPr="00000000">
        <w:rPr>
          <w:rtl w:val="0"/>
        </w:rPr>
        <w:t xml:space="preserve">. In the case of el Raval, the old “Barrio Chino”, even a company funded by the government in a half, while the other half was holded by companies as BBVA or Telefónica, is the responsible of administering and coordinating the renewal plans of the most humble neighborhoods in Barcelona. This company is called Foment de Ciudad, SA</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B">
      <w:pPr>
        <w:numPr>
          <w:ilvl w:val="0"/>
          <w:numId w:val="4"/>
        </w:numPr>
        <w:ind w:left="1440" w:hanging="360"/>
      </w:pPr>
      <w:r w:rsidDel="00000000" w:rsidR="00000000" w:rsidRPr="00000000">
        <w:rPr>
          <w:rtl w:val="0"/>
        </w:rPr>
        <w:t xml:space="preserve">Stigmatization of neighborhoods and the deterioration of their lifestyles can occur through various means, such as increased police presence and the amplification of incidents occurring within the area. Additionally, limiting investments in neighborhood issues can contribute to its decline over time. The presence of poverty, precarity, and an increased police presence further reinforce the perception of a neighborhood as "dangerous" or "problematic," thus legitimizing interventions and fostering apathy among its inhabitants.</w:t>
      </w:r>
    </w:p>
    <w:p w:rsidR="00000000" w:rsidDel="00000000" w:rsidP="00000000" w:rsidRDefault="00000000" w:rsidRPr="00000000" w14:paraId="0000000C">
      <w:pPr>
        <w:numPr>
          <w:ilvl w:val="0"/>
          <w:numId w:val="4"/>
        </w:numPr>
        <w:ind w:left="1440" w:hanging="360"/>
      </w:pPr>
      <w:r w:rsidDel="00000000" w:rsidR="00000000" w:rsidRPr="00000000">
        <w:rPr>
          <w:rtl w:val="0"/>
        </w:rPr>
        <w:t xml:space="preserve">Once public authorities have gained credibility and the ability to intervene in these neighborhoods, the actions taken lead to the displacement of residents. This displacement can occur through various means, such as pressuring inhabitants to leave, negotiating with companies on unfavorable terms for the sale of their houses, and ultimately resorting to expropriation of properties at prices that may not adequately reflect their true value.</w:t>
      </w:r>
    </w:p>
    <w:p w:rsidR="00000000" w:rsidDel="00000000" w:rsidP="00000000" w:rsidRDefault="00000000" w:rsidRPr="00000000" w14:paraId="0000000D">
      <w:pPr>
        <w:numPr>
          <w:ilvl w:val="0"/>
          <w:numId w:val="4"/>
        </w:numPr>
        <w:ind w:left="1440" w:hanging="360"/>
      </w:pPr>
      <w:r w:rsidDel="00000000" w:rsidR="00000000" w:rsidRPr="00000000">
        <w:rPr>
          <w:rtl w:val="0"/>
        </w:rPr>
        <w:t xml:space="preserve">Finally, the estates are </w:t>
      </w:r>
      <w:r w:rsidDel="00000000" w:rsidR="00000000" w:rsidRPr="00000000">
        <w:rPr>
          <w:b w:val="1"/>
          <w:rtl w:val="0"/>
        </w:rPr>
        <w:t xml:space="preserve">liberalized</w:t>
      </w:r>
      <w:r w:rsidDel="00000000" w:rsidR="00000000" w:rsidRPr="00000000">
        <w:rPr>
          <w:rtl w:val="0"/>
        </w:rPr>
        <w:t xml:space="preserve"> and sold at market price, with </w:t>
      </w:r>
      <w:r w:rsidDel="00000000" w:rsidR="00000000" w:rsidRPr="00000000">
        <w:rPr>
          <w:b w:val="1"/>
          <w:rtl w:val="0"/>
        </w:rPr>
        <w:t xml:space="preserve">promising investments</w:t>
      </w:r>
      <w:r w:rsidDel="00000000" w:rsidR="00000000" w:rsidRPr="00000000">
        <w:rPr>
          <w:rtl w:val="0"/>
        </w:rPr>
        <w:t xml:space="preserve"> to renew the neighborhood, attracting the capital from big companies. </w:t>
      </w:r>
    </w:p>
    <w:p w:rsidR="00000000" w:rsidDel="00000000" w:rsidP="00000000" w:rsidRDefault="00000000" w:rsidRPr="00000000" w14:paraId="0000000E">
      <w:pPr>
        <w:numPr>
          <w:ilvl w:val="0"/>
          <w:numId w:val="4"/>
        </w:numPr>
        <w:ind w:left="1440" w:hanging="360"/>
        <w:rPr>
          <w:b w:val="1"/>
        </w:rPr>
      </w:pPr>
      <w:r w:rsidDel="00000000" w:rsidR="00000000" w:rsidRPr="00000000">
        <w:rPr>
          <w:b w:val="1"/>
          <w:rtl w:val="0"/>
        </w:rPr>
        <w:t xml:space="preserve">The consequences of gentrification are the dispersion of poverty, segregation and the occupation of inhabitants by a privileged class. </w:t>
      </w:r>
    </w:p>
    <w:p w:rsidR="00000000" w:rsidDel="00000000" w:rsidP="00000000" w:rsidRDefault="00000000" w:rsidRPr="00000000" w14:paraId="0000000F">
      <w:pPr>
        <w:ind w:left="0" w:firstLine="0"/>
        <w:rPr>
          <w:b w:val="1"/>
        </w:rPr>
      </w:pPr>
      <w:r w:rsidDel="00000000" w:rsidR="00000000" w:rsidRPr="00000000">
        <w:rPr>
          <w:rtl w:val="0"/>
        </w:rPr>
      </w:r>
    </w:p>
    <w:p w:rsidR="00000000" w:rsidDel="00000000" w:rsidP="00000000" w:rsidRDefault="00000000" w:rsidRPr="00000000" w14:paraId="00000010">
      <w:pPr>
        <w:pStyle w:val="Heading1"/>
        <w:rPr/>
      </w:pPr>
      <w:bookmarkStart w:colFirst="0" w:colLast="0" w:name="_heading=h.2et92p0" w:id="2"/>
      <w:bookmarkEnd w:id="2"/>
      <w:r w:rsidDel="00000000" w:rsidR="00000000" w:rsidRPr="00000000">
        <w:rPr>
          <w:rtl w:val="0"/>
        </w:rPr>
        <w:t xml:space="preserve">2. Research Summary.</w:t>
      </w:r>
    </w:p>
    <w:p w:rsidR="00000000" w:rsidDel="00000000" w:rsidP="00000000" w:rsidRDefault="00000000" w:rsidRPr="00000000" w14:paraId="00000011">
      <w:pPr>
        <w:rPr/>
      </w:pPr>
      <w:r w:rsidDel="00000000" w:rsidR="00000000" w:rsidRPr="00000000">
        <w:rPr>
          <w:rtl w:val="0"/>
        </w:rPr>
        <w:t xml:space="preserve">This thesis aims to gather information on various variables related to gentrification and utilize the data to conduct a cluster analysis that enables the grouping of different neighborhoods based on their association with gentrification. The primary objective is to identify areas that are more susceptible to the occurrence of gentrification and define the relationship between neighborhoods and the gentrification process in Madrid.</w:t>
      </w:r>
    </w:p>
    <w:p w:rsidR="00000000" w:rsidDel="00000000" w:rsidP="00000000" w:rsidRDefault="00000000" w:rsidRPr="00000000" w14:paraId="00000012">
      <w:pPr>
        <w:rPr/>
      </w:pPr>
      <w:r w:rsidDel="00000000" w:rsidR="00000000" w:rsidRPr="00000000">
        <w:rPr>
          <w:rtl w:val="0"/>
        </w:rPr>
        <w:t xml:space="preserve">Objectives:</w:t>
      </w:r>
    </w:p>
    <w:p w:rsidR="00000000" w:rsidDel="00000000" w:rsidP="00000000" w:rsidRDefault="00000000" w:rsidRPr="00000000" w14:paraId="00000013">
      <w:pPr>
        <w:numPr>
          <w:ilvl w:val="0"/>
          <w:numId w:val="7"/>
        </w:numPr>
        <w:spacing w:after="0" w:afterAutospacing="0"/>
        <w:ind w:left="720" w:hanging="360"/>
        <w:rPr>
          <w:u w:val="none"/>
        </w:rPr>
      </w:pPr>
      <w:r w:rsidDel="00000000" w:rsidR="00000000" w:rsidRPr="00000000">
        <w:rPr>
          <w:rtl w:val="0"/>
        </w:rPr>
        <w:t xml:space="preserve">To compile relevant data on variables linked to gentrification, including but not limited to demographic characteristics, socioeconomic indicators, housing prices, and urban development.</w:t>
      </w:r>
    </w:p>
    <w:p w:rsidR="00000000" w:rsidDel="00000000" w:rsidP="00000000" w:rsidRDefault="00000000" w:rsidRPr="00000000" w14:paraId="00000014">
      <w:pPr>
        <w:numPr>
          <w:ilvl w:val="0"/>
          <w:numId w:val="7"/>
        </w:numPr>
        <w:spacing w:after="0" w:afterAutospacing="0" w:before="0" w:beforeAutospacing="0"/>
        <w:ind w:left="720" w:hanging="360"/>
        <w:rPr>
          <w:u w:val="none"/>
        </w:rPr>
      </w:pPr>
      <w:r w:rsidDel="00000000" w:rsidR="00000000" w:rsidRPr="00000000">
        <w:rPr>
          <w:rtl w:val="0"/>
        </w:rPr>
        <w:t xml:space="preserve">To perform a cluster analysis on the collected data in order to identify distinct patterns and group neighborhoods based on their level of association with gentrification.</w:t>
      </w:r>
    </w:p>
    <w:p w:rsidR="00000000" w:rsidDel="00000000" w:rsidP="00000000" w:rsidRDefault="00000000" w:rsidRPr="00000000" w14:paraId="00000015">
      <w:pPr>
        <w:numPr>
          <w:ilvl w:val="0"/>
          <w:numId w:val="7"/>
        </w:numPr>
        <w:spacing w:after="0" w:afterAutospacing="0" w:before="0" w:beforeAutospacing="0"/>
        <w:ind w:left="720" w:hanging="360"/>
        <w:rPr>
          <w:u w:val="none"/>
        </w:rPr>
      </w:pPr>
      <w:r w:rsidDel="00000000" w:rsidR="00000000" w:rsidRPr="00000000">
        <w:rPr>
          <w:rtl w:val="0"/>
        </w:rPr>
        <w:t xml:space="preserve">To determine the areas most susceptible to gentrification in Madrid by identifying clusters characterized by indicators commonly associated with the process.</w:t>
      </w:r>
    </w:p>
    <w:p w:rsidR="00000000" w:rsidDel="00000000" w:rsidP="00000000" w:rsidRDefault="00000000" w:rsidRPr="00000000" w14:paraId="00000016">
      <w:pPr>
        <w:numPr>
          <w:ilvl w:val="0"/>
          <w:numId w:val="7"/>
        </w:numPr>
        <w:spacing w:before="0" w:beforeAutospacing="0"/>
        <w:ind w:left="720" w:hanging="360"/>
        <w:rPr>
          <w:u w:val="none"/>
        </w:rPr>
      </w:pPr>
      <w:r w:rsidDel="00000000" w:rsidR="00000000" w:rsidRPr="00000000">
        <w:rPr>
          <w:rtl w:val="0"/>
        </w:rPr>
        <w:t xml:space="preserve">To establish a clear relationship between neighborhoods and the occurrence of gentrification, providing insights into the spatial distribution and dynamics of this phenomenon in Madrid.</w:t>
      </w:r>
    </w:p>
    <w:p w:rsidR="00000000" w:rsidDel="00000000" w:rsidP="00000000" w:rsidRDefault="00000000" w:rsidRPr="00000000" w14:paraId="00000017">
      <w:pPr>
        <w:rPr/>
      </w:pPr>
      <w:r w:rsidDel="00000000" w:rsidR="00000000" w:rsidRPr="00000000">
        <w:rPr>
          <w:rtl w:val="0"/>
        </w:rPr>
        <w:t xml:space="preserve">Hypotheses:</w:t>
      </w:r>
    </w:p>
    <w:p w:rsidR="00000000" w:rsidDel="00000000" w:rsidP="00000000" w:rsidRDefault="00000000" w:rsidRPr="00000000" w14:paraId="00000018">
      <w:pPr>
        <w:numPr>
          <w:ilvl w:val="0"/>
          <w:numId w:val="2"/>
        </w:numPr>
        <w:spacing w:after="0" w:afterAutospacing="0"/>
        <w:ind w:left="720" w:hanging="360"/>
        <w:rPr>
          <w:u w:val="none"/>
        </w:rPr>
      </w:pPr>
      <w:r w:rsidDel="00000000" w:rsidR="00000000" w:rsidRPr="00000000">
        <w:rPr>
          <w:rtl w:val="0"/>
        </w:rPr>
        <w:t xml:space="preserve">Neighborhoods with lower education levels, higher unemployment rates and a higher Population Aging index will exhibit a higher likelihood of experiencing gentrification.</w:t>
      </w:r>
    </w:p>
    <w:p w:rsidR="00000000" w:rsidDel="00000000" w:rsidP="00000000" w:rsidRDefault="00000000" w:rsidRPr="00000000" w14:paraId="00000019">
      <w:pPr>
        <w:numPr>
          <w:ilvl w:val="0"/>
          <w:numId w:val="2"/>
        </w:numPr>
        <w:spacing w:after="0" w:afterAutospacing="0" w:before="0" w:beforeAutospacing="0"/>
        <w:ind w:left="720" w:hanging="360"/>
        <w:rPr>
          <w:u w:val="none"/>
        </w:rPr>
      </w:pPr>
      <w:r w:rsidDel="00000000" w:rsidR="00000000" w:rsidRPr="00000000">
        <w:rPr>
          <w:rtl w:val="0"/>
        </w:rPr>
        <w:t xml:space="preserve">Neighborhoods in close proximity to city centers, transportation hubs, and areas with high cultural amenities, and thus experiencing a significant tourist influx, are likely to exhibit a stronger association with gentrification.</w:t>
      </w:r>
    </w:p>
    <w:p w:rsidR="00000000" w:rsidDel="00000000" w:rsidP="00000000" w:rsidRDefault="00000000" w:rsidRPr="00000000" w14:paraId="0000001A">
      <w:pPr>
        <w:numPr>
          <w:ilvl w:val="0"/>
          <w:numId w:val="2"/>
        </w:numPr>
        <w:spacing w:before="0" w:beforeAutospacing="0"/>
        <w:ind w:left="720" w:hanging="360"/>
        <w:rPr>
          <w:u w:val="none"/>
        </w:rPr>
      </w:pPr>
      <w:r w:rsidDel="00000000" w:rsidR="00000000" w:rsidRPr="00000000">
        <w:rPr>
          <w:rtl w:val="0"/>
        </w:rPr>
        <w:t xml:space="preserve">Areas with significant urban redevelopment projects and rising property prices will be more prone to gentrification.</w:t>
      </w:r>
    </w:p>
    <w:p w:rsidR="00000000" w:rsidDel="00000000" w:rsidP="00000000" w:rsidRDefault="00000000" w:rsidRPr="00000000" w14:paraId="0000001B">
      <w:pPr>
        <w:ind w:left="0" w:firstLine="0"/>
        <w:rPr/>
      </w:pPr>
      <w:r w:rsidDel="00000000" w:rsidR="00000000" w:rsidRPr="00000000">
        <w:rPr>
          <w:rtl w:val="0"/>
        </w:rPr>
        <w:t xml:space="preserve">The findings of this thesis will contribute to the existing literature on gentrification by providing a comprehensive analysis of the factors and neighborhood characteristics associated with this urban process. By identifying areas at higher risk of gentrification, this research will support policymakers, urban planners, and stakeholders in implementing targeted interventions and strategies to mitigate the negative consequences and promote inclusive development in Madrid. These contributions could have a profound and positive impact on addressing and mitigating the growing inequalities among citizens. Furthermore, it can help reduce the dispersion of poverty and provide better opportunities for underprivileged classes and marginalized groups who are at risk of social exclusion. </w:t>
      </w:r>
    </w:p>
    <w:p w:rsidR="00000000" w:rsidDel="00000000" w:rsidP="00000000" w:rsidRDefault="00000000" w:rsidRPr="00000000" w14:paraId="0000001C">
      <w:pPr>
        <w:spacing w:after="200" w:lineRule="auto"/>
        <w:rPr/>
      </w:pPr>
      <w:r w:rsidDel="00000000" w:rsidR="00000000" w:rsidRPr="00000000">
        <w:rPr>
          <w:rtl w:val="0"/>
        </w:rPr>
        <w:t xml:space="preserve">This unsupervised model is expected to be useful for identifying and preventing this process to occur in an area, protecting the inhabitants’s interests and right to the city, as they are the essence and the main components of the neighborhoods. Also, this thesis will provide important information about the different neighborhoods to decide on which of them are more appropriate for treatment experiments or testing urban policies. </w:t>
      </w:r>
      <w:r w:rsidDel="00000000" w:rsidR="00000000" w:rsidRPr="00000000">
        <w:rPr>
          <w:rtl w:val="0"/>
        </w:rPr>
      </w:r>
    </w:p>
    <w:p w:rsidR="00000000" w:rsidDel="00000000" w:rsidP="00000000" w:rsidRDefault="00000000" w:rsidRPr="00000000" w14:paraId="0000001D">
      <w:pPr>
        <w:pStyle w:val="Heading1"/>
        <w:rPr/>
      </w:pPr>
      <w:bookmarkStart w:colFirst="0" w:colLast="0" w:name="_heading=h.eqipfizgeao6" w:id="3"/>
      <w:bookmarkEnd w:id="3"/>
      <w:r w:rsidDel="00000000" w:rsidR="00000000" w:rsidRPr="00000000">
        <w:rPr>
          <w:rtl w:val="0"/>
        </w:rPr>
        <w:t xml:space="preserve">3. Methodology</w:t>
      </w:r>
    </w:p>
    <w:p w:rsidR="00000000" w:rsidDel="00000000" w:rsidP="00000000" w:rsidRDefault="00000000" w:rsidRPr="00000000" w14:paraId="0000001E">
      <w:pPr>
        <w:spacing w:after="200" w:lineRule="auto"/>
        <w:rPr/>
      </w:pPr>
      <w:r w:rsidDel="00000000" w:rsidR="00000000" w:rsidRPr="00000000">
        <w:rPr>
          <w:rtl w:val="0"/>
        </w:rPr>
        <w:t xml:space="preserve">The methodology of this thesis is to </w:t>
      </w:r>
      <w:r w:rsidDel="00000000" w:rsidR="00000000" w:rsidRPr="00000000">
        <w:rPr>
          <w:b w:val="1"/>
          <w:rtl w:val="0"/>
        </w:rPr>
        <w:t xml:space="preserve">develop a cluster analysis for neighborhoods in Madrid that detects the vulnerability of working class neighborhoods in each of the clusters, by grouping neighborhoods by similarity according to variables that are strongly related to gentrification, i.e. their vulnerability or risk for being gentrified</w:t>
      </w:r>
      <w:r w:rsidDel="00000000" w:rsidR="00000000" w:rsidRPr="00000000">
        <w:rPr>
          <w:rtl w:val="0"/>
        </w:rPr>
        <w:t xml:space="preserve">, </w:t>
      </w:r>
      <w:r w:rsidDel="00000000" w:rsidR="00000000" w:rsidRPr="00000000">
        <w:rPr>
          <w:b w:val="1"/>
          <w:rtl w:val="0"/>
        </w:rPr>
        <w:t xml:space="preserve">selected after an exhaustive revision of the literature</w:t>
      </w:r>
      <w:r w:rsidDel="00000000" w:rsidR="00000000" w:rsidRPr="00000000">
        <w:rPr>
          <w:rtl w:val="0"/>
        </w:rPr>
        <w:t xml:space="preserve">. Based on the revision done on the sources mentioned below, I decided to select the following list of variables, for the moment, as they respond to a causal explanation of the gentrification phenomenon, according to the bibliography:</w:t>
      </w:r>
    </w:p>
    <w:p w:rsidR="00000000" w:rsidDel="00000000" w:rsidP="00000000" w:rsidRDefault="00000000" w:rsidRPr="00000000" w14:paraId="0000001F">
      <w:pPr>
        <w:numPr>
          <w:ilvl w:val="1"/>
          <w:numId w:val="5"/>
        </w:numPr>
        <w:ind w:left="1440" w:hanging="360"/>
        <w:rPr/>
      </w:pPr>
      <w:r w:rsidDel="00000000" w:rsidR="00000000" w:rsidRPr="00000000">
        <w:rPr>
          <w:b w:val="1"/>
          <w:rtl w:val="0"/>
        </w:rPr>
        <w:t xml:space="preserve">Education level</w:t>
      </w:r>
      <w:r w:rsidDel="00000000" w:rsidR="00000000" w:rsidRPr="00000000">
        <w:rPr>
          <w:rtl w:val="0"/>
        </w:rPr>
        <w:t xml:space="preserve">. For getting insights about the social class structure in the different neighborhoods and clusters.</w:t>
      </w:r>
    </w:p>
    <w:p w:rsidR="00000000" w:rsidDel="00000000" w:rsidP="00000000" w:rsidRDefault="00000000" w:rsidRPr="00000000" w14:paraId="00000020">
      <w:pPr>
        <w:numPr>
          <w:ilvl w:val="1"/>
          <w:numId w:val="5"/>
        </w:numPr>
        <w:ind w:left="1440" w:hanging="360"/>
        <w:rPr/>
      </w:pPr>
      <w:r w:rsidDel="00000000" w:rsidR="00000000" w:rsidRPr="00000000">
        <w:rPr>
          <w:b w:val="1"/>
          <w:rtl w:val="0"/>
        </w:rPr>
        <w:t xml:space="preserve">Immigration</w:t>
      </w:r>
      <w:r w:rsidDel="00000000" w:rsidR="00000000" w:rsidRPr="00000000">
        <w:rPr>
          <w:rtl w:val="0"/>
        </w:rPr>
        <w:t xml:space="preserve"> proportion and growth of immigration from the previous 4 years.</w:t>
      </w:r>
    </w:p>
    <w:p w:rsidR="00000000" w:rsidDel="00000000" w:rsidP="00000000" w:rsidRDefault="00000000" w:rsidRPr="00000000" w14:paraId="00000021">
      <w:pPr>
        <w:numPr>
          <w:ilvl w:val="1"/>
          <w:numId w:val="5"/>
        </w:numPr>
        <w:ind w:left="1440" w:hanging="360"/>
        <w:rPr/>
      </w:pPr>
      <w:r w:rsidDel="00000000" w:rsidR="00000000" w:rsidRPr="00000000">
        <w:rPr>
          <w:b w:val="1"/>
          <w:rtl w:val="0"/>
        </w:rPr>
        <w:t xml:space="preserve">Real estate prices</w:t>
      </w:r>
      <w:r w:rsidDel="00000000" w:rsidR="00000000" w:rsidRPr="00000000">
        <w:rPr>
          <w:rtl w:val="0"/>
        </w:rPr>
        <w:t xml:space="preserve"> and its increment since the previous 4 years. </w:t>
      </w:r>
    </w:p>
    <w:p w:rsidR="00000000" w:rsidDel="00000000" w:rsidP="00000000" w:rsidRDefault="00000000" w:rsidRPr="00000000" w14:paraId="00000022">
      <w:pPr>
        <w:numPr>
          <w:ilvl w:val="1"/>
          <w:numId w:val="5"/>
        </w:numPr>
        <w:ind w:left="1440" w:hanging="360"/>
        <w:rPr/>
      </w:pPr>
      <w:r w:rsidDel="00000000" w:rsidR="00000000" w:rsidRPr="00000000">
        <w:rPr>
          <w:b w:val="1"/>
          <w:rtl w:val="0"/>
        </w:rPr>
        <w:t xml:space="preserve">Airbnb prices, presence and their increment</w:t>
      </w:r>
      <w:r w:rsidDel="00000000" w:rsidR="00000000" w:rsidRPr="00000000">
        <w:rPr>
          <w:rtl w:val="0"/>
        </w:rPr>
        <w:t xml:space="preserve"> during the previous 4 years. It will give valuable information about the touristic attractiveness of the areas. </w:t>
      </w:r>
    </w:p>
    <w:p w:rsidR="00000000" w:rsidDel="00000000" w:rsidP="00000000" w:rsidRDefault="00000000" w:rsidRPr="00000000" w14:paraId="00000023">
      <w:pPr>
        <w:numPr>
          <w:ilvl w:val="1"/>
          <w:numId w:val="5"/>
        </w:numPr>
        <w:ind w:left="1440" w:hanging="360"/>
        <w:rPr/>
      </w:pPr>
      <w:r w:rsidDel="00000000" w:rsidR="00000000" w:rsidRPr="00000000">
        <w:rPr>
          <w:b w:val="1"/>
          <w:rtl w:val="0"/>
        </w:rPr>
        <w:t xml:space="preserve">Unemployment</w:t>
      </w:r>
      <w:r w:rsidDel="00000000" w:rsidR="00000000" w:rsidRPr="00000000">
        <w:rPr>
          <w:rtl w:val="0"/>
        </w:rPr>
        <w:t xml:space="preserve"> and its growth the past 4 years. For getting insights about the social class structure in the different neighborhoods and clusters.</w:t>
      </w:r>
    </w:p>
    <w:p w:rsidR="00000000" w:rsidDel="00000000" w:rsidP="00000000" w:rsidRDefault="00000000" w:rsidRPr="00000000" w14:paraId="00000024">
      <w:pPr>
        <w:numPr>
          <w:ilvl w:val="1"/>
          <w:numId w:val="5"/>
        </w:numPr>
        <w:ind w:left="1440" w:hanging="360"/>
        <w:rPr/>
      </w:pPr>
      <w:r w:rsidDel="00000000" w:rsidR="00000000" w:rsidRPr="00000000">
        <w:rPr>
          <w:b w:val="1"/>
          <w:rtl w:val="0"/>
        </w:rPr>
        <w:t xml:space="preserve">Loss of population</w:t>
      </w:r>
      <w:r w:rsidDel="00000000" w:rsidR="00000000" w:rsidRPr="00000000">
        <w:rPr>
          <w:rtl w:val="0"/>
        </w:rPr>
        <w:t xml:space="preserve"> (Walliser &amp; Sorando, 2019).</w:t>
      </w:r>
    </w:p>
    <w:p w:rsidR="00000000" w:rsidDel="00000000" w:rsidP="00000000" w:rsidRDefault="00000000" w:rsidRPr="00000000" w14:paraId="00000025">
      <w:pPr>
        <w:numPr>
          <w:ilvl w:val="1"/>
          <w:numId w:val="5"/>
        </w:numPr>
        <w:ind w:left="1440" w:hanging="360"/>
        <w:rPr/>
      </w:pPr>
      <w:r w:rsidDel="00000000" w:rsidR="00000000" w:rsidRPr="00000000">
        <w:rPr>
          <w:b w:val="1"/>
          <w:rtl w:val="0"/>
        </w:rPr>
        <w:t xml:space="preserve">Population aging</w:t>
      </w:r>
      <w:r w:rsidDel="00000000" w:rsidR="00000000" w:rsidRPr="00000000">
        <w:rPr>
          <w:rtl w:val="0"/>
        </w:rPr>
        <w:t xml:space="preserve"> (Sequera, 2014).</w:t>
      </w:r>
    </w:p>
    <w:p w:rsidR="00000000" w:rsidDel="00000000" w:rsidP="00000000" w:rsidRDefault="00000000" w:rsidRPr="00000000" w14:paraId="00000026">
      <w:pPr>
        <w:numPr>
          <w:ilvl w:val="1"/>
          <w:numId w:val="5"/>
        </w:numPr>
        <w:spacing w:after="200" w:lineRule="auto"/>
        <w:ind w:left="1440" w:hanging="360"/>
        <w:rPr/>
      </w:pPr>
      <w:r w:rsidDel="00000000" w:rsidR="00000000" w:rsidRPr="00000000">
        <w:rPr>
          <w:b w:val="1"/>
          <w:shd w:fill="f4cccc" w:val="clear"/>
          <w:rtl w:val="0"/>
        </w:rPr>
        <w:t xml:space="preserve">Stigmatization</w:t>
      </w:r>
      <w:r w:rsidDel="00000000" w:rsidR="00000000" w:rsidRPr="00000000">
        <w:rPr>
          <w:shd w:fill="f4cccc" w:val="clear"/>
          <w:rtl w:val="0"/>
        </w:rPr>
        <w:t xml:space="preserve"> of the different neighborhoods in twitter by sentiment analysis</w:t>
      </w:r>
      <w:r w:rsidDel="00000000" w:rsidR="00000000" w:rsidRPr="00000000">
        <w:rPr>
          <w:rtl w:val="0"/>
        </w:rPr>
        <w:t xml:space="preserve">.  </w:t>
      </w:r>
    </w:p>
    <w:p w:rsidR="00000000" w:rsidDel="00000000" w:rsidP="00000000" w:rsidRDefault="00000000" w:rsidRPr="00000000" w14:paraId="00000027">
      <w:pPr>
        <w:spacing w:after="200" w:lineRule="auto"/>
        <w:rPr/>
      </w:pPr>
      <w:r w:rsidDel="00000000" w:rsidR="00000000" w:rsidRPr="00000000">
        <w:rPr>
          <w:rtl w:val="0"/>
        </w:rPr>
        <w:t xml:space="preserve">The causality established by theoretical perspectives of the revised literature will be </w:t>
      </w:r>
      <w:r w:rsidDel="00000000" w:rsidR="00000000" w:rsidRPr="00000000">
        <w:rPr>
          <w:b w:val="1"/>
          <w:rtl w:val="0"/>
        </w:rPr>
        <w:t xml:space="preserve">tested statistically to consolidate or discuss the assumed causality depending on the patterns found</w:t>
      </w:r>
      <w:r w:rsidDel="00000000" w:rsidR="00000000" w:rsidRPr="00000000">
        <w:rPr>
          <w:rtl w:val="0"/>
        </w:rPr>
        <w:t xml:space="preserve">. With that being said, the present thesis does not engage in an examination of the veracity or existence of gentrification as a prevalent issue, as this topic has undergone extensive scrutiny and comprehensive examination, thus affirming the existence of such a phenomenon within the Spanish context, even though there are political and economical interests behind this matter that triggers popular but not scientific controversy (Rubiales, 2014). </w:t>
      </w:r>
    </w:p>
    <w:p w:rsidR="00000000" w:rsidDel="00000000" w:rsidP="00000000" w:rsidRDefault="00000000" w:rsidRPr="00000000" w14:paraId="00000028">
      <w:pPr>
        <w:pStyle w:val="Heading3"/>
        <w:rPr/>
      </w:pPr>
      <w:bookmarkStart w:colFirst="0" w:colLast="0" w:name="_heading=h.tyjcwt" w:id="4"/>
      <w:bookmarkEnd w:id="4"/>
      <w:r w:rsidDel="00000000" w:rsidR="00000000" w:rsidRPr="00000000">
        <w:rPr>
          <w:rtl w:val="0"/>
        </w:rPr>
        <w:t xml:space="preserve">Clustering methodology</w:t>
      </w:r>
    </w:p>
    <w:p w:rsidR="00000000" w:rsidDel="00000000" w:rsidP="00000000" w:rsidRDefault="00000000" w:rsidRPr="00000000" w14:paraId="00000029">
      <w:pPr>
        <w:spacing w:after="200" w:lineRule="auto"/>
        <w:rPr/>
      </w:pPr>
      <w:r w:rsidDel="00000000" w:rsidR="00000000" w:rsidRPr="00000000">
        <w:rPr>
          <w:rtl w:val="0"/>
        </w:rPr>
        <w:t xml:space="preserve">For the clustering analysis, I chose to use the</w:t>
      </w:r>
      <w:r w:rsidDel="00000000" w:rsidR="00000000" w:rsidRPr="00000000">
        <w:rPr>
          <w:b w:val="1"/>
          <w:rtl w:val="0"/>
        </w:rPr>
        <w:t xml:space="preserve"> k-means</w:t>
      </w:r>
      <w:r w:rsidDel="00000000" w:rsidR="00000000" w:rsidRPr="00000000">
        <w:rPr>
          <w:rtl w:val="0"/>
        </w:rPr>
        <w:t xml:space="preserve"> method, as it fits properly with numerical data, a wide number of variables and fixed clusters, which is adequate for my objective. Hierarchical clustering will also be tested, as the k-means method is limited to the assumption of equal sized spherical clusters, which is not the case as we will see. Both clustering models will be compared and evaluated to choose the method that better minimizes the error, as well as the differences within clusters, and better differentiate between them. </w:t>
      </w:r>
    </w:p>
    <w:p w:rsidR="00000000" w:rsidDel="00000000" w:rsidP="00000000" w:rsidRDefault="00000000" w:rsidRPr="00000000" w14:paraId="0000002A">
      <w:pPr>
        <w:pStyle w:val="Heading3"/>
        <w:rPr/>
      </w:pPr>
      <w:bookmarkStart w:colFirst="0" w:colLast="0" w:name="_heading=h.3dy6vkm" w:id="5"/>
      <w:bookmarkEnd w:id="5"/>
      <w:r w:rsidDel="00000000" w:rsidR="00000000" w:rsidRPr="00000000">
        <w:rPr>
          <w:rtl w:val="0"/>
        </w:rPr>
        <w:t xml:space="preserve">Data processing strategy </w:t>
      </w:r>
    </w:p>
    <w:p w:rsidR="00000000" w:rsidDel="00000000" w:rsidP="00000000" w:rsidRDefault="00000000" w:rsidRPr="00000000" w14:paraId="0000002B">
      <w:pPr>
        <w:spacing w:after="200" w:lineRule="auto"/>
        <w:rPr/>
      </w:pPr>
      <w:r w:rsidDel="00000000" w:rsidR="00000000" w:rsidRPr="00000000">
        <w:rPr>
          <w:rtl w:val="0"/>
        </w:rPr>
        <w:t xml:space="preserve">Using RStudio with R language, I stored the data available of the already mentioned variables, in the </w:t>
      </w:r>
      <w:r w:rsidDel="00000000" w:rsidR="00000000" w:rsidRPr="00000000">
        <w:rPr>
          <w:b w:val="1"/>
          <w:rtl w:val="0"/>
        </w:rPr>
        <w:t xml:space="preserve">years 2015 and 2019</w:t>
      </w:r>
      <w:r w:rsidDel="00000000" w:rsidR="00000000" w:rsidRPr="00000000">
        <w:rPr>
          <w:rtl w:val="0"/>
        </w:rPr>
        <w:t xml:space="preserve"> (in order to compute the</w:t>
      </w:r>
      <w:r w:rsidDel="00000000" w:rsidR="00000000" w:rsidRPr="00000000">
        <w:rPr>
          <w:b w:val="1"/>
          <w:rtl w:val="0"/>
        </w:rPr>
        <w:t xml:space="preserve"> increment of certain variables</w:t>
      </w:r>
      <w:r w:rsidDel="00000000" w:rsidR="00000000" w:rsidRPr="00000000">
        <w:rPr>
          <w:rtl w:val="0"/>
        </w:rPr>
        <w:t xml:space="preserve">) that are involved in the gentrification process of a neighborhood. R allows me to compute new variables or summarize them, as well as merge all of the data together, develop the cluster analysis and visualizations of the results. </w:t>
      </w:r>
      <w:sdt>
        <w:sdtPr>
          <w:tag w:val="goog_rdk_1"/>
        </w:sdtPr>
        <w:sdtContent>
          <w:commentRangeStart w:id="1"/>
        </w:sdtContent>
      </w:sdt>
      <w:r w:rsidDel="00000000" w:rsidR="00000000" w:rsidRPr="00000000">
        <w:rPr>
          <w:rtl w:val="0"/>
        </w:rPr>
        <w:t xml:space="preserve">In the following table</w:t>
      </w:r>
      <w:commentRangeEnd w:id="1"/>
      <w:r w:rsidDel="00000000" w:rsidR="00000000" w:rsidRPr="00000000">
        <w:commentReference w:id="1"/>
      </w:r>
      <w:r w:rsidDel="00000000" w:rsidR="00000000" w:rsidRPr="00000000">
        <w:rPr>
          <w:rtl w:val="0"/>
        </w:rPr>
        <w:t xml:space="preserve">, it can be seen the source used in this thesis for each of the variables. </w:t>
      </w:r>
    </w:p>
    <w:p w:rsidR="00000000" w:rsidDel="00000000" w:rsidP="00000000" w:rsidRDefault="00000000" w:rsidRPr="00000000" w14:paraId="0000002C">
      <w:pPr>
        <w:rPr/>
      </w:pPr>
      <w:r w:rsidDel="00000000" w:rsidR="00000000" w:rsidRPr="00000000">
        <w:rPr>
          <w:rtl w:val="0"/>
        </w:rPr>
        <w:t xml:space="preserve">It has to be taken into account that there are severe limitations to obtain updated open information about variables related to gentrification because of an apparent lack of interest of Spanish institutions to gather and properly publish data periodically. For the largest part of information related to social class structure, such as occupational data (Rubiales ,2014). </w:t>
      </w:r>
    </w:p>
    <w:p w:rsidR="00000000" w:rsidDel="00000000" w:rsidP="00000000" w:rsidRDefault="00000000" w:rsidRPr="00000000" w14:paraId="0000002D">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VARIABLE</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Education level</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Ayto. de Madrid, Open Data Portal. Information panel per dsitrict and neighborhood</w:t>
            </w:r>
            <w:r w:rsidDel="00000000" w:rsidR="00000000" w:rsidRPr="00000000">
              <w:rPr>
                <w:rtl w:val="0"/>
              </w:rPr>
              <w:t xml:space="preserve">: </w:t>
            </w:r>
            <w:hyperlink r:id="rId10">
              <w:r w:rsidDel="00000000" w:rsidR="00000000" w:rsidRPr="00000000">
                <w:rPr>
                  <w:color w:val="1155cc"/>
                  <w:u w:val="single"/>
                  <w:rtl w:val="0"/>
                </w:rPr>
                <w:t xml:space="preserve">https://datos.madrid.es/portal/site/egob/menuitem.c05c1f754a33a9fbe4b2e4b284f1a5a0/?vgnextoid=71359583a773a510VgnVCM2000001f4a900aRCRD&amp;vgnextchannel=374512b9ace9f310VgnVCM100000171f5a0aRCRD&amp;vgnextfmt=default</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Immigration</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Ayto. de Madrid, Banco de datos. Population per district, neighborhood and nationality</w:t>
            </w:r>
            <w:r w:rsidDel="00000000" w:rsidR="00000000" w:rsidRPr="00000000">
              <w:rPr>
                <w:rtl w:val="0"/>
              </w:rPr>
              <w:t xml:space="preserve">: </w:t>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 (2019): </w:t>
            </w:r>
            <w:hyperlink r:id="rId11">
              <w:r w:rsidDel="00000000" w:rsidR="00000000" w:rsidRPr="00000000">
                <w:rPr>
                  <w:color w:val="1155cc"/>
                  <w:u w:val="single"/>
                  <w:rtl w:val="0"/>
                </w:rPr>
                <w:t xml:space="preserve">https://www-s.madrid.es/CSEBD_WBINTER/seleccionSerie.html?numSerie=0307010000012</w:t>
              </w:r>
            </w:hyperlink>
            <w:r w:rsidDel="00000000" w:rsidR="00000000" w:rsidRPr="00000000">
              <w:rPr>
                <w:rtl w:val="0"/>
              </w:rPr>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 (2015): </w:t>
            </w:r>
            <w:hyperlink r:id="rId12">
              <w:r w:rsidDel="00000000" w:rsidR="00000000" w:rsidRPr="00000000">
                <w:rPr>
                  <w:color w:val="1155cc"/>
                  <w:u w:val="single"/>
                  <w:rtl w:val="0"/>
                </w:rPr>
                <w:t xml:space="preserve">https://www-s.madrid.es/CSEBD_WBINTER/seleccionSerie.html?numSerie=0307010000011</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Real Estate prices</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Ayto. de Madrid, Banco de datos. Evolution of Real Estate prices of pre-owned housings</w:t>
            </w:r>
            <w:r w:rsidDel="00000000" w:rsidR="00000000" w:rsidRPr="00000000">
              <w:rPr>
                <w:rtl w:val="0"/>
              </w:rPr>
              <w:t xml:space="preserve">: https://www-s.madrid.es/CSEBD_WBINTER/seleccionSerie.html?numSerie=0504030000200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Airbnb data</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Aggregated by Inside Airbnb, the following webpage, web-scraping public information in airbnb.com</w:t>
            </w:r>
            <w:r w:rsidDel="00000000" w:rsidR="00000000" w:rsidRPr="00000000">
              <w:rPr>
                <w:rtl w:val="0"/>
              </w:rPr>
              <w:t xml:space="preserve">: </w:t>
            </w:r>
            <w:hyperlink r:id="rId13">
              <w:r w:rsidDel="00000000" w:rsidR="00000000" w:rsidRPr="00000000">
                <w:rPr>
                  <w:color w:val="1155cc"/>
                  <w:u w:val="single"/>
                  <w:rtl w:val="0"/>
                </w:rPr>
                <w:t xml:space="preserve">http://insideairbnb.com/get-the-data</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Unemployment</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Ayto. de Madrid, Banco de datos. Registered unemployment per neighborhood</w:t>
            </w:r>
            <w:r w:rsidDel="00000000" w:rsidR="00000000" w:rsidRPr="00000000">
              <w:rPr>
                <w:rtl w:val="0"/>
              </w:rPr>
              <w:t xml:space="preserve">: </w:t>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 (2019): </w:t>
            </w:r>
            <w:hyperlink r:id="rId14">
              <w:r w:rsidDel="00000000" w:rsidR="00000000" w:rsidRPr="00000000">
                <w:rPr>
                  <w:color w:val="1155cc"/>
                  <w:u w:val="single"/>
                  <w:rtl w:val="0"/>
                </w:rPr>
                <w:t xml:space="preserve">https://www-s.madrid.es/CSEBD_WBINTER/seleccionSerie.html?numSerie=0904040000013</w:t>
              </w:r>
            </w:hyperlink>
            <w:r w:rsidDel="00000000" w:rsidR="00000000" w:rsidRPr="00000000">
              <w:rPr>
                <w:rtl w:val="0"/>
              </w:rPr>
              <w:t xml:space="preserve"> </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 (2015): </w:t>
            </w:r>
            <w:hyperlink r:id="rId15">
              <w:r w:rsidDel="00000000" w:rsidR="00000000" w:rsidRPr="00000000">
                <w:rPr>
                  <w:color w:val="1155cc"/>
                  <w:u w:val="single"/>
                  <w:rtl w:val="0"/>
                </w:rPr>
                <w:t xml:space="preserve">https://www-s.madrid.es/CSEBD_WBINTER/seleccionSerie.html?numSerie=0904040000011</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Loss of population</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Immigration data also contains the population per neighborhood for each year.</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Population aging</w:t>
            </w:r>
          </w:p>
        </w:tc>
        <w:tc>
          <w:tcP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pPr>
            <w:hyperlink r:id="rId16">
              <w:r w:rsidDel="00000000" w:rsidR="00000000" w:rsidRPr="00000000">
                <w:rPr>
                  <w:color w:val="1155cc"/>
                  <w:u w:val="single"/>
                  <w:rtl w:val="0"/>
                </w:rPr>
                <w:t xml:space="preserve">https://www-s.madrid.es/CSEBD_WBINTER/seleccionSerie.html?numSerie=0301000000001</w:t>
              </w:r>
            </w:hyperlink>
            <w:r w:rsidDel="00000000" w:rsidR="00000000" w:rsidRPr="00000000">
              <w:rPr>
                <w:rtl w:val="0"/>
              </w:rPr>
              <w:t xml:space="preserve"> </w:t>
            </w:r>
          </w:p>
        </w:tc>
      </w:tr>
      <w:tr>
        <w:trPr>
          <w:cantSplit w:val="0"/>
          <w:tblHeader w:val="0"/>
        </w:trPr>
        <w:tc>
          <w:tcPr>
            <w:shd w:fill="f4cccc"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Stigmatization</w:t>
            </w:r>
          </w:p>
        </w:tc>
        <w:tc>
          <w:tcPr>
            <w:shd w:fill="f4cccc"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Twitter API</w:t>
            </w:r>
          </w:p>
        </w:tc>
      </w:tr>
    </w:tbl>
    <w:p w:rsidR="00000000" w:rsidDel="00000000" w:rsidP="00000000" w:rsidRDefault="00000000" w:rsidRPr="00000000" w14:paraId="00000044">
      <w:pPr>
        <w:spacing w:before="200" w:lineRule="auto"/>
        <w:rPr/>
      </w:pPr>
      <w:r w:rsidDel="00000000" w:rsidR="00000000" w:rsidRPr="00000000">
        <w:rPr>
          <w:rtl w:val="0"/>
        </w:rPr>
      </w:r>
    </w:p>
    <w:p w:rsidR="00000000" w:rsidDel="00000000" w:rsidP="00000000" w:rsidRDefault="00000000" w:rsidRPr="00000000" w14:paraId="00000045">
      <w:pPr>
        <w:spacing w:before="200" w:lineRule="auto"/>
        <w:rPr/>
      </w:pPr>
      <w:r w:rsidDel="00000000" w:rsidR="00000000" w:rsidRPr="00000000">
        <w:rPr>
          <w:rtl w:val="0"/>
        </w:rPr>
        <w:t xml:space="preserve">There were several decisions that had to be taken due to the format of the data available and its characteristics when manipulating and merging the data. The diverse data sources presented a challenge in terms of compatibility, as they varied in file types, structures, and naming conventions. In order to ensure smooth data integration, careful consideration was given to selecting the appropriate data transformation techniques. These decisions were crucial in maintaining data integrity and ultimately providing a solid foundation for further analysis and decision-making.</w:t>
      </w:r>
    </w:p>
    <w:p w:rsidR="00000000" w:rsidDel="00000000" w:rsidP="00000000" w:rsidRDefault="00000000" w:rsidRPr="00000000" w14:paraId="00000046">
      <w:pPr>
        <w:rPr/>
      </w:pPr>
      <w:r w:rsidDel="00000000" w:rsidR="00000000" w:rsidRPr="00000000">
        <w:rPr>
          <w:rtl w:val="0"/>
        </w:rPr>
        <w:t xml:space="preserve">Some neighborhoods had different denominations in the different datasets, for example </w:t>
      </w:r>
      <w:r w:rsidDel="00000000" w:rsidR="00000000" w:rsidRPr="00000000">
        <w:rPr>
          <w:rtl w:val="0"/>
        </w:rPr>
        <w:t xml:space="preserve">Peñagrande</w:t>
      </w:r>
      <w:r w:rsidDel="00000000" w:rsidR="00000000" w:rsidRPr="00000000">
        <w:rPr>
          <w:rtl w:val="0"/>
        </w:rPr>
        <w:t xml:space="preserve"> (Peña Grande); a name changing throughout the years like Palos de Moguer to Palos de la Frontera and some others were new in 2019, which is the case of Ensanche de Vallecas. To solve the denomination problems, I used the neighborhood code columns to identify the specific denomination of the neighborhoods with this issue and built string manipulation syntaxes that I could use with different datasets. To address the issues related to the new neighborhoods, which lacked data for 2015 and growth variables, a decision was made to exclude them from the analysis. This choice was based on several factors: the new neighborhoods exhibited a distinct socio-demographic structure compared to the rest of the neighborhoods, they were not undergoing gentrification but rather other urbanism processes, and the data available for these neighborhoods was incomplete. Additionally, when subjected to cluster analysis, these neighborhoods formed a separate and exclusive cluster, further justifying their removal from the analysis.</w:t>
      </w:r>
    </w:p>
    <w:p w:rsidR="00000000" w:rsidDel="00000000" w:rsidP="00000000" w:rsidRDefault="00000000" w:rsidRPr="00000000" w14:paraId="00000047">
      <w:pPr>
        <w:spacing w:before="200" w:lineRule="auto"/>
        <w:rPr/>
      </w:pPr>
      <w:r w:rsidDel="00000000" w:rsidR="00000000" w:rsidRPr="00000000">
        <w:rPr>
          <w:rtl w:val="0"/>
        </w:rPr>
        <w:t xml:space="preserve">There were several neighborhoods like Atocha that presented missing values in the Real estate prices dataset from Ayto. de Madrid. A missing value proportion of 12.2% in 2015 data, and 9.9% in 2019 data. As it was a fairly important proportion, and the neighborhoods missing didn’t show any pattern, I decided to estimate the missing values using “Mice” by Predictive Mean Matching imputation method with kN-Neighbors algorithm.</w:t>
      </w:r>
    </w:p>
    <w:p w:rsidR="00000000" w:rsidDel="00000000" w:rsidP="00000000" w:rsidRDefault="00000000" w:rsidRPr="00000000" w14:paraId="00000048">
      <w:pPr>
        <w:spacing w:before="200" w:lineRule="auto"/>
        <w:rPr/>
      </w:pPr>
      <w:r w:rsidDel="00000000" w:rsidR="00000000" w:rsidRPr="00000000">
        <w:rPr>
          <w:rtl w:val="0"/>
        </w:rPr>
        <w:t xml:space="preserve">The last important limitation I faced when processing the data, was that there were many variables that I wanted to add, like the movements of the population in terms of emigrants and immigrants of each neighborhood, or the police presence. The problem was that the data was only available for districts, which was a big limitation that made me decide not to include these variables nor estimate them. Also, the income information was available in a map format, but the data wasn’t available in “csv.” or other formats that could be treated with R. </w:t>
      </w:r>
    </w:p>
    <w:p w:rsidR="00000000" w:rsidDel="00000000" w:rsidP="00000000" w:rsidRDefault="00000000" w:rsidRPr="00000000" w14:paraId="00000049">
      <w:pPr>
        <w:pStyle w:val="Heading1"/>
        <w:rPr/>
      </w:pPr>
      <w:bookmarkStart w:colFirst="0" w:colLast="0" w:name="_heading=h.1t3h5sf" w:id="6"/>
      <w:bookmarkEnd w:id="6"/>
      <w:r w:rsidDel="00000000" w:rsidR="00000000" w:rsidRPr="00000000">
        <w:rPr>
          <w:rtl w:val="0"/>
        </w:rPr>
        <w:t xml:space="preserve">3. Results</w:t>
      </w:r>
    </w:p>
    <w:p w:rsidR="00000000" w:rsidDel="00000000" w:rsidP="00000000" w:rsidRDefault="00000000" w:rsidRPr="00000000" w14:paraId="0000004A">
      <w:pPr>
        <w:spacing w:after="200" w:lineRule="auto"/>
        <w:rPr/>
      </w:pPr>
      <w:r w:rsidDel="00000000" w:rsidR="00000000" w:rsidRPr="00000000">
        <w:rPr>
          <w:rtl w:val="0"/>
        </w:rPr>
        <w:t xml:space="preserve">As Hierarchical and K-means methods require a predefined number of clusters, I decided to estimate it with Gap Statistics, a Machine Learning method that consists of quantifying the clustering quality based on the gap between the observed within-cluster dispersion and its expected value under null reference distributions. This approach takes into account both the compactness of the clusters and the separation between them. Gap Statistics offers a data-driven approach to cluster analysis, providing valuable insights into the underlying structure of the data and aiding in informed decision-making for clustering tasks. In this case, the optimal number of clusters computed is 3, which is a low number of clusters for describing the differences between neighborhoods properly. The next optimal value was selected, designing a cluster analysis for </w:t>
      </w:r>
      <w:r w:rsidDel="00000000" w:rsidR="00000000" w:rsidRPr="00000000">
        <w:rPr>
          <w:b w:val="1"/>
          <w:rtl w:val="0"/>
        </w:rPr>
        <w:t xml:space="preserve">6</w:t>
      </w:r>
      <w:r w:rsidDel="00000000" w:rsidR="00000000" w:rsidRPr="00000000">
        <w:rPr>
          <w:rtl w:val="0"/>
        </w:rPr>
        <w:t xml:space="preserve"> groups. </w:t>
      </w:r>
    </w:p>
    <w:p w:rsidR="00000000" w:rsidDel="00000000" w:rsidP="00000000" w:rsidRDefault="00000000" w:rsidRPr="00000000" w14:paraId="0000004B">
      <w:pPr>
        <w:spacing w:after="200" w:lineRule="auto"/>
        <w:rPr/>
      </w:pPr>
      <w:r w:rsidDel="00000000" w:rsidR="00000000" w:rsidRPr="00000000">
        <w:rPr>
          <w:rtl w:val="0"/>
        </w:rPr>
        <w:t xml:space="preserve">To determine whether to use hierarchical clustering or k-means clustering, the within-cluster similarity was computed for both models. The following results indicate that the clusters generated by the hierarchical method exhibit more optimal values and demonstrate greater homogeneity, as we can see in the following table of my own elaboration. Therefore, the results from the hierarchical clustering will be used for the analysis. </w:t>
      </w:r>
    </w:p>
    <w:p w:rsidR="00000000" w:rsidDel="00000000" w:rsidP="00000000" w:rsidRDefault="00000000" w:rsidRPr="00000000" w14:paraId="0000004C">
      <w:pPr>
        <w:spacing w:after="200" w:lineRule="auto"/>
        <w:rPr>
          <w:i w:val="1"/>
        </w:rPr>
      </w:pPr>
      <w:r w:rsidDel="00000000" w:rsidR="00000000" w:rsidRPr="00000000">
        <w:rPr>
          <w:i w:val="1"/>
          <w:rtl w:val="0"/>
        </w:rPr>
        <w:t xml:space="preserve">K-means method</w:t>
      </w:r>
    </w:p>
    <w:p w:rsidR="00000000" w:rsidDel="00000000" w:rsidP="00000000" w:rsidRDefault="00000000" w:rsidRPr="00000000" w14:paraId="0000004D">
      <w:pPr>
        <w:numPr>
          <w:ilvl w:val="0"/>
          <w:numId w:val="8"/>
        </w:numPr>
        <w:spacing w:after="0" w:afterAutospacing="0" w:lineRule="auto"/>
        <w:ind w:left="720" w:hanging="360"/>
        <w:rPr>
          <w:u w:val="none"/>
        </w:rPr>
      </w:pPr>
      <w:r w:rsidDel="00000000" w:rsidR="00000000" w:rsidRPr="00000000">
        <w:rPr>
          <w:rtl w:val="0"/>
        </w:rPr>
        <w:t xml:space="preserve">Cluster 1 homogeneity: 0.4259097 </w:t>
      </w:r>
    </w:p>
    <w:p w:rsidR="00000000" w:rsidDel="00000000" w:rsidP="00000000" w:rsidRDefault="00000000" w:rsidRPr="00000000" w14:paraId="0000004E">
      <w:pPr>
        <w:numPr>
          <w:ilvl w:val="0"/>
          <w:numId w:val="8"/>
        </w:numPr>
        <w:spacing w:after="0" w:afterAutospacing="0" w:before="0" w:beforeAutospacing="0" w:lineRule="auto"/>
        <w:ind w:left="720" w:hanging="360"/>
        <w:rPr>
          <w:u w:val="none"/>
        </w:rPr>
      </w:pPr>
      <w:r w:rsidDel="00000000" w:rsidR="00000000" w:rsidRPr="00000000">
        <w:rPr>
          <w:rtl w:val="0"/>
        </w:rPr>
        <w:t xml:space="preserve">Cluster 2 homogeneity: 0.7700548 </w:t>
      </w:r>
    </w:p>
    <w:p w:rsidR="00000000" w:rsidDel="00000000" w:rsidP="00000000" w:rsidRDefault="00000000" w:rsidRPr="00000000" w14:paraId="0000004F">
      <w:pPr>
        <w:numPr>
          <w:ilvl w:val="0"/>
          <w:numId w:val="8"/>
        </w:numPr>
        <w:spacing w:after="0" w:afterAutospacing="0" w:before="0" w:beforeAutospacing="0" w:lineRule="auto"/>
        <w:ind w:left="720" w:hanging="360"/>
        <w:rPr>
          <w:u w:val="none"/>
        </w:rPr>
      </w:pPr>
      <w:r w:rsidDel="00000000" w:rsidR="00000000" w:rsidRPr="00000000">
        <w:rPr>
          <w:rtl w:val="0"/>
        </w:rPr>
        <w:t xml:space="preserve">Cluster 3 homogeneity: 0.3917723 </w:t>
      </w:r>
    </w:p>
    <w:p w:rsidR="00000000" w:rsidDel="00000000" w:rsidP="00000000" w:rsidRDefault="00000000" w:rsidRPr="00000000" w14:paraId="00000050">
      <w:pPr>
        <w:numPr>
          <w:ilvl w:val="0"/>
          <w:numId w:val="8"/>
        </w:numPr>
        <w:spacing w:after="0" w:afterAutospacing="0" w:before="0" w:beforeAutospacing="0" w:lineRule="auto"/>
        <w:ind w:left="720" w:hanging="360"/>
        <w:rPr>
          <w:u w:val="none"/>
        </w:rPr>
      </w:pPr>
      <w:r w:rsidDel="00000000" w:rsidR="00000000" w:rsidRPr="00000000">
        <w:rPr>
          <w:rtl w:val="0"/>
        </w:rPr>
        <w:t xml:space="preserve">Cluster 4 homogeneity: 0 </w:t>
      </w:r>
    </w:p>
    <w:p w:rsidR="00000000" w:rsidDel="00000000" w:rsidP="00000000" w:rsidRDefault="00000000" w:rsidRPr="00000000" w14:paraId="00000051">
      <w:pPr>
        <w:numPr>
          <w:ilvl w:val="0"/>
          <w:numId w:val="8"/>
        </w:numPr>
        <w:spacing w:after="0" w:afterAutospacing="0" w:before="0" w:beforeAutospacing="0" w:lineRule="auto"/>
        <w:ind w:left="720" w:hanging="360"/>
        <w:rPr>
          <w:u w:val="none"/>
        </w:rPr>
      </w:pPr>
      <w:r w:rsidDel="00000000" w:rsidR="00000000" w:rsidRPr="00000000">
        <w:rPr>
          <w:rtl w:val="0"/>
        </w:rPr>
        <w:t xml:space="preserve">Cluster 5 homogeneity: 0.7222127 </w:t>
      </w:r>
    </w:p>
    <w:p w:rsidR="00000000" w:rsidDel="00000000" w:rsidP="00000000" w:rsidRDefault="00000000" w:rsidRPr="00000000" w14:paraId="00000052">
      <w:pPr>
        <w:numPr>
          <w:ilvl w:val="0"/>
          <w:numId w:val="8"/>
        </w:numPr>
        <w:spacing w:after="200" w:before="0" w:beforeAutospacing="0" w:lineRule="auto"/>
        <w:ind w:left="720" w:hanging="360"/>
        <w:rPr>
          <w:u w:val="none"/>
        </w:rPr>
      </w:pPr>
      <w:r w:rsidDel="00000000" w:rsidR="00000000" w:rsidRPr="00000000">
        <w:rPr>
          <w:rtl w:val="0"/>
        </w:rPr>
        <w:t xml:space="preserve">Cluster 6 homogeneity: 0.1633048 </w:t>
      </w:r>
    </w:p>
    <w:p w:rsidR="00000000" w:rsidDel="00000000" w:rsidP="00000000" w:rsidRDefault="00000000" w:rsidRPr="00000000" w14:paraId="00000053">
      <w:pPr>
        <w:spacing w:after="200" w:lineRule="auto"/>
        <w:rPr>
          <w:i w:val="1"/>
        </w:rPr>
      </w:pPr>
      <w:r w:rsidDel="00000000" w:rsidR="00000000" w:rsidRPr="00000000">
        <w:rPr>
          <w:i w:val="1"/>
          <w:rtl w:val="0"/>
        </w:rPr>
        <w:t xml:space="preserve">Hierarchical method</w:t>
      </w:r>
    </w:p>
    <w:p w:rsidR="00000000" w:rsidDel="00000000" w:rsidP="00000000" w:rsidRDefault="00000000" w:rsidRPr="00000000" w14:paraId="00000054">
      <w:pPr>
        <w:numPr>
          <w:ilvl w:val="0"/>
          <w:numId w:val="6"/>
        </w:numPr>
        <w:spacing w:after="0" w:afterAutospacing="0" w:lineRule="auto"/>
        <w:ind w:left="720" w:hanging="360"/>
        <w:rPr>
          <w:u w:val="none"/>
        </w:rPr>
      </w:pPr>
      <w:r w:rsidDel="00000000" w:rsidR="00000000" w:rsidRPr="00000000">
        <w:rPr>
          <w:rtl w:val="0"/>
        </w:rPr>
        <w:t xml:space="preserve">Cluster 1 homogeneity: 0.3153837 </w:t>
      </w:r>
    </w:p>
    <w:p w:rsidR="00000000" w:rsidDel="00000000" w:rsidP="00000000" w:rsidRDefault="00000000" w:rsidRPr="00000000" w14:paraId="00000055">
      <w:pPr>
        <w:numPr>
          <w:ilvl w:val="0"/>
          <w:numId w:val="6"/>
        </w:numPr>
        <w:spacing w:after="0" w:afterAutospacing="0" w:before="0" w:beforeAutospacing="0" w:lineRule="auto"/>
        <w:ind w:left="720" w:hanging="360"/>
        <w:rPr>
          <w:u w:val="none"/>
        </w:rPr>
      </w:pPr>
      <w:r w:rsidDel="00000000" w:rsidR="00000000" w:rsidRPr="00000000">
        <w:rPr>
          <w:rtl w:val="0"/>
        </w:rPr>
        <w:t xml:space="preserve">Cluster 2 homogeneity: 0.4401724 </w:t>
      </w:r>
    </w:p>
    <w:p w:rsidR="00000000" w:rsidDel="00000000" w:rsidP="00000000" w:rsidRDefault="00000000" w:rsidRPr="00000000" w14:paraId="00000056">
      <w:pPr>
        <w:numPr>
          <w:ilvl w:val="0"/>
          <w:numId w:val="6"/>
        </w:numPr>
        <w:spacing w:after="0" w:afterAutospacing="0" w:before="0" w:beforeAutospacing="0" w:lineRule="auto"/>
        <w:ind w:left="720" w:hanging="360"/>
        <w:rPr>
          <w:u w:val="none"/>
        </w:rPr>
      </w:pPr>
      <w:r w:rsidDel="00000000" w:rsidR="00000000" w:rsidRPr="00000000">
        <w:rPr>
          <w:rtl w:val="0"/>
        </w:rPr>
        <w:t xml:space="preserve">Cluster 3 homogeneity: 0.3808216 </w:t>
      </w:r>
    </w:p>
    <w:p w:rsidR="00000000" w:rsidDel="00000000" w:rsidP="00000000" w:rsidRDefault="00000000" w:rsidRPr="00000000" w14:paraId="00000057">
      <w:pPr>
        <w:numPr>
          <w:ilvl w:val="0"/>
          <w:numId w:val="6"/>
        </w:numPr>
        <w:spacing w:after="0" w:afterAutospacing="0" w:before="0" w:beforeAutospacing="0" w:lineRule="auto"/>
        <w:ind w:left="720" w:hanging="360"/>
        <w:rPr>
          <w:u w:val="none"/>
        </w:rPr>
      </w:pPr>
      <w:r w:rsidDel="00000000" w:rsidR="00000000" w:rsidRPr="00000000">
        <w:rPr>
          <w:rtl w:val="0"/>
        </w:rPr>
        <w:t xml:space="preserve">Cluster 4 homogeneity: 0.4505045 </w:t>
      </w:r>
    </w:p>
    <w:p w:rsidR="00000000" w:rsidDel="00000000" w:rsidP="00000000" w:rsidRDefault="00000000" w:rsidRPr="00000000" w14:paraId="00000058">
      <w:pPr>
        <w:numPr>
          <w:ilvl w:val="0"/>
          <w:numId w:val="6"/>
        </w:numPr>
        <w:spacing w:after="0" w:afterAutospacing="0" w:before="0" w:beforeAutospacing="0" w:lineRule="auto"/>
        <w:ind w:left="720" w:hanging="360"/>
        <w:rPr>
          <w:u w:val="none"/>
        </w:rPr>
      </w:pPr>
      <w:r w:rsidDel="00000000" w:rsidR="00000000" w:rsidRPr="00000000">
        <w:rPr>
          <w:rtl w:val="0"/>
        </w:rPr>
        <w:t xml:space="preserve">Cluster 5 homogeneity: 0.2591299 </w:t>
      </w:r>
    </w:p>
    <w:p w:rsidR="00000000" w:rsidDel="00000000" w:rsidP="00000000" w:rsidRDefault="00000000" w:rsidRPr="00000000" w14:paraId="00000059">
      <w:pPr>
        <w:numPr>
          <w:ilvl w:val="0"/>
          <w:numId w:val="6"/>
        </w:numPr>
        <w:spacing w:after="200" w:before="0" w:beforeAutospacing="0" w:lineRule="auto"/>
        <w:ind w:left="720" w:hanging="360"/>
        <w:rPr>
          <w:u w:val="none"/>
        </w:rPr>
      </w:pPr>
      <w:r w:rsidDel="00000000" w:rsidR="00000000" w:rsidRPr="00000000">
        <w:rPr>
          <w:rtl w:val="0"/>
        </w:rPr>
        <w:t xml:space="preserve">Cluster 6 homogeneity: 0.265247 </w:t>
      </w:r>
    </w:p>
    <w:p w:rsidR="00000000" w:rsidDel="00000000" w:rsidP="00000000" w:rsidRDefault="00000000" w:rsidRPr="00000000" w14:paraId="0000005A">
      <w:pPr>
        <w:spacing w:after="200" w:lineRule="auto"/>
        <w:rPr>
          <w:b w:val="1"/>
        </w:rPr>
      </w:pPr>
      <w:r w:rsidDel="00000000" w:rsidR="00000000" w:rsidRPr="00000000">
        <w:rPr>
          <w:rtl w:val="0"/>
        </w:rPr>
        <w:t xml:space="preserve">The results of the Hierarchical clustering of the different neighborhoods show apparent gentrification patterns in some of the areas, but don’t define strictly the areas that are or are not being gentrified, although it provides valuable insights about the relationship between each group of neighborhoods and the gentrification process or interest. </w:t>
      </w:r>
      <w:r w:rsidDel="00000000" w:rsidR="00000000" w:rsidRPr="00000000">
        <w:rPr>
          <w:rtl w:val="0"/>
        </w:rPr>
      </w:r>
    </w:p>
    <w:tbl>
      <w:tblPr>
        <w:tblStyle w:val="Table2"/>
        <w:tblW w:w="82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80"/>
        <w:gridCol w:w="1110"/>
        <w:gridCol w:w="1110"/>
        <w:gridCol w:w="1170"/>
        <w:gridCol w:w="1155"/>
        <w:gridCol w:w="1110"/>
        <w:tblGridChange w:id="0">
          <w:tblGrid>
            <w:gridCol w:w="2580"/>
            <w:gridCol w:w="1110"/>
            <w:gridCol w:w="1110"/>
            <w:gridCol w:w="1170"/>
            <w:gridCol w:w="1155"/>
            <w:gridCol w:w="11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ind w:right="320"/>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ind w:right="320"/>
              <w:rPr>
                <w:b w:val="1"/>
                <w:sz w:val="20"/>
                <w:szCs w:val="20"/>
              </w:rPr>
            </w:pPr>
            <w:r w:rsidDel="00000000" w:rsidR="00000000" w:rsidRPr="00000000">
              <w:rPr>
                <w:b w:val="1"/>
                <w:sz w:val="20"/>
                <w:szCs w:val="20"/>
                <w:rtl w:val="0"/>
              </w:rPr>
              <w:t xml:space="preserve">C1</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ind w:right="320"/>
              <w:rPr>
                <w:b w:val="1"/>
                <w:sz w:val="20"/>
                <w:szCs w:val="20"/>
              </w:rPr>
            </w:pPr>
            <w:r w:rsidDel="00000000" w:rsidR="00000000" w:rsidRPr="00000000">
              <w:rPr>
                <w:b w:val="1"/>
                <w:sz w:val="20"/>
                <w:szCs w:val="20"/>
                <w:rtl w:val="0"/>
              </w:rPr>
              <w:t xml:space="preserve">C2</w:t>
            </w:r>
          </w:p>
        </w:tc>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right="320"/>
              <w:rPr>
                <w:b w:val="1"/>
                <w:sz w:val="20"/>
                <w:szCs w:val="20"/>
              </w:rPr>
            </w:pPr>
            <w:r w:rsidDel="00000000" w:rsidR="00000000" w:rsidRPr="00000000">
              <w:rPr>
                <w:b w:val="1"/>
                <w:sz w:val="20"/>
                <w:szCs w:val="20"/>
                <w:rtl w:val="0"/>
              </w:rPr>
              <w:t xml:space="preserve">C3</w:t>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ind w:right="320"/>
              <w:rPr>
                <w:b w:val="1"/>
                <w:sz w:val="20"/>
                <w:szCs w:val="20"/>
              </w:rPr>
            </w:pPr>
            <w:r w:rsidDel="00000000" w:rsidR="00000000" w:rsidRPr="00000000">
              <w:rPr>
                <w:b w:val="1"/>
                <w:sz w:val="20"/>
                <w:szCs w:val="20"/>
                <w:rtl w:val="0"/>
              </w:rPr>
              <w:t xml:space="preserve">C4</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ind w:right="320"/>
              <w:rPr>
                <w:b w:val="1"/>
                <w:sz w:val="20"/>
                <w:szCs w:val="20"/>
              </w:rPr>
            </w:pPr>
            <w:r w:rsidDel="00000000" w:rsidR="00000000" w:rsidRPr="00000000">
              <w:rPr>
                <w:b w:val="1"/>
                <w:sz w:val="20"/>
                <w:szCs w:val="20"/>
                <w:rtl w:val="0"/>
              </w:rPr>
              <w:t xml:space="preserve">C5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rPr>
                <w:b w:val="1"/>
                <w:sz w:val="20"/>
                <w:szCs w:val="20"/>
              </w:rPr>
            </w:pPr>
            <w:r w:rsidDel="00000000" w:rsidR="00000000" w:rsidRPr="00000000">
              <w:rPr>
                <w:b w:val="1"/>
                <w:sz w:val="20"/>
                <w:szCs w:val="20"/>
                <w:rtl w:val="0"/>
              </w:rPr>
              <w:t xml:space="preserve">prop_foreign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rPr>
                <w:sz w:val="20"/>
                <w:szCs w:val="20"/>
              </w:rPr>
            </w:pPr>
            <w:r w:rsidDel="00000000" w:rsidR="00000000" w:rsidRPr="00000000">
              <w:rPr>
                <w:sz w:val="20"/>
                <w:szCs w:val="20"/>
                <w:rtl w:val="0"/>
              </w:rPr>
              <w:t xml:space="preserve">0.2296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rPr>
                <w:sz w:val="20"/>
                <w:szCs w:val="20"/>
              </w:rPr>
            </w:pPr>
            <w:r w:rsidDel="00000000" w:rsidR="00000000" w:rsidRPr="00000000">
              <w:rPr>
                <w:sz w:val="20"/>
                <w:szCs w:val="20"/>
                <w:rtl w:val="0"/>
              </w:rPr>
              <w:t xml:space="preserve">0.1492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rPr>
                <w:sz w:val="20"/>
                <w:szCs w:val="20"/>
              </w:rPr>
            </w:pPr>
            <w:r w:rsidDel="00000000" w:rsidR="00000000" w:rsidRPr="00000000">
              <w:rPr>
                <w:sz w:val="20"/>
                <w:szCs w:val="20"/>
                <w:rtl w:val="0"/>
              </w:rPr>
              <w:t xml:space="preserve">0.1213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rPr>
                <w:sz w:val="20"/>
                <w:szCs w:val="20"/>
              </w:rPr>
            </w:pPr>
            <w:r w:rsidDel="00000000" w:rsidR="00000000" w:rsidRPr="00000000">
              <w:rPr>
                <w:sz w:val="20"/>
                <w:szCs w:val="20"/>
                <w:rtl w:val="0"/>
              </w:rPr>
              <w:t xml:space="preserve">0.1393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rPr>
                <w:sz w:val="20"/>
                <w:szCs w:val="20"/>
              </w:rPr>
            </w:pPr>
            <w:r w:rsidDel="00000000" w:rsidR="00000000" w:rsidRPr="00000000">
              <w:rPr>
                <w:sz w:val="20"/>
                <w:szCs w:val="20"/>
                <w:rtl w:val="0"/>
              </w:rPr>
              <w:t xml:space="preserve">0.1284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rPr>
                <w:b w:val="1"/>
                <w:sz w:val="20"/>
                <w:szCs w:val="20"/>
              </w:rPr>
            </w:pPr>
            <w:r w:rsidDel="00000000" w:rsidR="00000000" w:rsidRPr="00000000">
              <w:rPr>
                <w:b w:val="1"/>
                <w:sz w:val="20"/>
                <w:szCs w:val="20"/>
                <w:rtl w:val="0"/>
              </w:rPr>
              <w:t xml:space="preserve">foreign_incr_last_4_years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rPr>
                <w:sz w:val="20"/>
                <w:szCs w:val="20"/>
              </w:rPr>
            </w:pPr>
            <w:r w:rsidDel="00000000" w:rsidR="00000000" w:rsidRPr="00000000">
              <w:rPr>
                <w:sz w:val="20"/>
                <w:szCs w:val="20"/>
                <w:rtl w:val="0"/>
              </w:rPr>
              <w:t xml:space="preserve">0.0242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rPr>
                <w:sz w:val="20"/>
                <w:szCs w:val="20"/>
              </w:rPr>
            </w:pPr>
            <w:r w:rsidDel="00000000" w:rsidR="00000000" w:rsidRPr="00000000">
              <w:rPr>
                <w:sz w:val="20"/>
                <w:szCs w:val="20"/>
                <w:rtl w:val="0"/>
              </w:rPr>
              <w:t xml:space="preserve">0.0249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rPr>
                <w:sz w:val="20"/>
                <w:szCs w:val="20"/>
              </w:rPr>
            </w:pPr>
            <w:r w:rsidDel="00000000" w:rsidR="00000000" w:rsidRPr="00000000">
              <w:rPr>
                <w:sz w:val="20"/>
                <w:szCs w:val="20"/>
                <w:rtl w:val="0"/>
              </w:rPr>
              <w:t xml:space="preserve">0.0249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rPr>
                <w:sz w:val="20"/>
                <w:szCs w:val="20"/>
              </w:rPr>
            </w:pPr>
            <w:r w:rsidDel="00000000" w:rsidR="00000000" w:rsidRPr="00000000">
              <w:rPr>
                <w:sz w:val="20"/>
                <w:szCs w:val="20"/>
                <w:rtl w:val="0"/>
              </w:rPr>
              <w:t xml:space="preserve">0.0343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rPr>
                <w:sz w:val="20"/>
                <w:szCs w:val="20"/>
              </w:rPr>
            </w:pPr>
            <w:r w:rsidDel="00000000" w:rsidR="00000000" w:rsidRPr="00000000">
              <w:rPr>
                <w:sz w:val="20"/>
                <w:szCs w:val="20"/>
                <w:rtl w:val="0"/>
              </w:rPr>
              <w:t xml:space="preserve">0.0310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rPr>
                <w:b w:val="1"/>
                <w:sz w:val="20"/>
                <w:szCs w:val="20"/>
              </w:rPr>
            </w:pPr>
            <w:r w:rsidDel="00000000" w:rsidR="00000000" w:rsidRPr="00000000">
              <w:rPr>
                <w:b w:val="1"/>
                <w:sz w:val="20"/>
                <w:szCs w:val="20"/>
                <w:rtl w:val="0"/>
              </w:rPr>
              <w:t xml:space="preserve">house_price_2019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rPr>
                <w:sz w:val="20"/>
                <w:szCs w:val="20"/>
              </w:rPr>
            </w:pPr>
            <w:r w:rsidDel="00000000" w:rsidR="00000000" w:rsidRPr="00000000">
              <w:rPr>
                <w:sz w:val="20"/>
                <w:szCs w:val="20"/>
                <w:rtl w:val="0"/>
              </w:rPr>
              <w:t xml:space="preserve">5148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rPr>
                <w:sz w:val="20"/>
                <w:szCs w:val="20"/>
              </w:rPr>
            </w:pPr>
            <w:r w:rsidDel="00000000" w:rsidR="00000000" w:rsidRPr="00000000">
              <w:rPr>
                <w:sz w:val="20"/>
                <w:szCs w:val="20"/>
                <w:rtl w:val="0"/>
              </w:rPr>
              <w:t xml:space="preserve">3760.9907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rPr>
                <w:sz w:val="20"/>
                <w:szCs w:val="20"/>
              </w:rPr>
            </w:pPr>
            <w:r w:rsidDel="00000000" w:rsidR="00000000" w:rsidRPr="00000000">
              <w:rPr>
                <w:sz w:val="20"/>
                <w:szCs w:val="20"/>
                <w:rtl w:val="0"/>
              </w:rPr>
              <w:t xml:space="preserve">3209.6524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rPr>
                <w:sz w:val="20"/>
                <w:szCs w:val="20"/>
              </w:rPr>
            </w:pPr>
            <w:r w:rsidDel="00000000" w:rsidR="00000000" w:rsidRPr="00000000">
              <w:rPr>
                <w:sz w:val="20"/>
                <w:szCs w:val="20"/>
                <w:rtl w:val="0"/>
              </w:rPr>
              <w:t xml:space="preserve">3226.5714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rPr>
                <w:sz w:val="20"/>
                <w:szCs w:val="20"/>
              </w:rPr>
            </w:pPr>
            <w:r w:rsidDel="00000000" w:rsidR="00000000" w:rsidRPr="00000000">
              <w:rPr>
                <w:sz w:val="20"/>
                <w:szCs w:val="20"/>
                <w:rtl w:val="0"/>
              </w:rPr>
              <w:t xml:space="preserve">2594.1667</w:t>
            </w:r>
          </w:p>
        </w:tc>
      </w:tr>
      <w:tr>
        <w:trPr>
          <w:cantSplit w:val="0"/>
          <w:tblHeader w:val="0"/>
        </w:trPr>
        <w:tc>
          <w:tcPr>
            <w:tcBorders>
              <w:top w:color="0c1f30" w:space="0" w:sz="4" w:val="single"/>
              <w:left w:color="0c1f30" w:space="0" w:sz="4" w:val="single"/>
              <w:bottom w:color="0c1f30" w:space="0" w:sz="4" w:val="single"/>
              <w:right w:color="0c1f30" w:space="0" w:sz="4" w:val="single"/>
            </w:tcBorders>
            <w:shd w:fill="fff2cc" w:val="clear"/>
            <w:tcMar>
              <w:top w:w="60.0" w:type="dxa"/>
              <w:left w:w="80.0" w:type="dxa"/>
              <w:bottom w:w="60.0" w:type="dxa"/>
              <w:right w:w="8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house_price_incr_last_4_years</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0.4145</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0.4058</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0.3206</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0.3424</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0.2774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n_airbnbs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rPr>
                <w:sz w:val="20"/>
                <w:szCs w:val="20"/>
              </w:rPr>
            </w:pPr>
            <w:r w:rsidDel="00000000" w:rsidR="00000000" w:rsidRPr="00000000">
              <w:rPr>
                <w:sz w:val="20"/>
                <w:szCs w:val="20"/>
                <w:rtl w:val="0"/>
              </w:rPr>
              <w:t xml:space="preserve">659.1667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rPr>
                <w:sz w:val="20"/>
                <w:szCs w:val="20"/>
              </w:rPr>
            </w:pPr>
            <w:r w:rsidDel="00000000" w:rsidR="00000000" w:rsidRPr="00000000">
              <w:rPr>
                <w:sz w:val="20"/>
                <w:szCs w:val="20"/>
                <w:rtl w:val="0"/>
              </w:rPr>
              <w:t xml:space="preserve">51.8704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rPr>
                <w:sz w:val="20"/>
                <w:szCs w:val="20"/>
              </w:rPr>
            </w:pPr>
            <w:r w:rsidDel="00000000" w:rsidR="00000000" w:rsidRPr="00000000">
              <w:rPr>
                <w:sz w:val="20"/>
                <w:szCs w:val="20"/>
                <w:rtl w:val="0"/>
              </w:rPr>
              <w:t xml:space="preserve">15.6286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rPr>
                <w:sz w:val="20"/>
                <w:szCs w:val="20"/>
              </w:rPr>
            </w:pPr>
            <w:r w:rsidDel="00000000" w:rsidR="00000000" w:rsidRPr="00000000">
              <w:rPr>
                <w:sz w:val="20"/>
                <w:szCs w:val="20"/>
                <w:rtl w:val="0"/>
              </w:rPr>
              <w:t xml:space="preserve">4.5556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rPr>
                <w:b w:val="1"/>
                <w:sz w:val="20"/>
                <w:szCs w:val="20"/>
              </w:rPr>
            </w:pPr>
            <w:r w:rsidDel="00000000" w:rsidR="00000000" w:rsidRPr="00000000">
              <w:rPr>
                <w:b w:val="1"/>
                <w:sz w:val="20"/>
                <w:szCs w:val="20"/>
                <w:rtl w:val="0"/>
              </w:rPr>
              <w:t xml:space="preserve">mean_airbnb_price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rPr>
                <w:sz w:val="20"/>
                <w:szCs w:val="20"/>
              </w:rPr>
            </w:pPr>
            <w:r w:rsidDel="00000000" w:rsidR="00000000" w:rsidRPr="00000000">
              <w:rPr>
                <w:sz w:val="20"/>
                <w:szCs w:val="20"/>
                <w:rtl w:val="0"/>
              </w:rPr>
              <w:t xml:space="preserve">116.4903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rPr>
                <w:sz w:val="20"/>
                <w:szCs w:val="20"/>
              </w:rPr>
            </w:pPr>
            <w:r w:rsidDel="00000000" w:rsidR="00000000" w:rsidRPr="00000000">
              <w:rPr>
                <w:sz w:val="20"/>
                <w:szCs w:val="20"/>
                <w:rtl w:val="0"/>
              </w:rPr>
              <w:t xml:space="preserve">84.8615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rPr>
                <w:sz w:val="20"/>
                <w:szCs w:val="20"/>
              </w:rPr>
            </w:pPr>
            <w:r w:rsidDel="00000000" w:rsidR="00000000" w:rsidRPr="00000000">
              <w:rPr>
                <w:sz w:val="20"/>
                <w:szCs w:val="20"/>
                <w:rtl w:val="0"/>
              </w:rPr>
              <w:t xml:space="preserve">70.8708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rPr>
                <w:sz w:val="20"/>
                <w:szCs w:val="20"/>
              </w:rPr>
            </w:pPr>
            <w:r w:rsidDel="00000000" w:rsidR="00000000" w:rsidRPr="00000000">
              <w:rPr>
                <w:sz w:val="20"/>
                <w:szCs w:val="20"/>
                <w:rtl w:val="0"/>
              </w:rPr>
              <w:t xml:space="preserve">69.3557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rPr>
                <w:b w:val="1"/>
                <w:sz w:val="20"/>
                <w:szCs w:val="20"/>
              </w:rPr>
            </w:pPr>
            <w:r w:rsidDel="00000000" w:rsidR="00000000" w:rsidRPr="00000000">
              <w:rPr>
                <w:b w:val="1"/>
                <w:sz w:val="20"/>
                <w:szCs w:val="20"/>
                <w:rtl w:val="0"/>
              </w:rPr>
              <w:t xml:space="preserve">n_airbnb_incr_last_4_years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rPr>
                <w:sz w:val="20"/>
                <w:szCs w:val="20"/>
              </w:rPr>
            </w:pPr>
            <w:r w:rsidDel="00000000" w:rsidR="00000000" w:rsidRPr="00000000">
              <w:rPr>
                <w:sz w:val="20"/>
                <w:szCs w:val="20"/>
                <w:rtl w:val="0"/>
              </w:rPr>
              <w:t xml:space="preserve">531.6667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rPr>
                <w:sz w:val="20"/>
                <w:szCs w:val="20"/>
              </w:rPr>
            </w:pPr>
            <w:r w:rsidDel="00000000" w:rsidR="00000000" w:rsidRPr="00000000">
              <w:rPr>
                <w:sz w:val="20"/>
                <w:szCs w:val="20"/>
                <w:rtl w:val="0"/>
              </w:rPr>
              <w:t xml:space="preserve">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rPr>
                <w:sz w:val="20"/>
                <w:szCs w:val="20"/>
              </w:rPr>
            </w:pPr>
            <w:r w:rsidDel="00000000" w:rsidR="00000000" w:rsidRPr="00000000">
              <w:rPr>
                <w:sz w:val="20"/>
                <w:szCs w:val="20"/>
                <w:rtl w:val="0"/>
              </w:rPr>
              <w:t xml:space="preserve">13.2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rPr>
                <w:sz w:val="20"/>
                <w:szCs w:val="20"/>
              </w:rPr>
            </w:pPr>
            <w:r w:rsidDel="00000000" w:rsidR="00000000" w:rsidRPr="00000000">
              <w:rPr>
                <w:sz w:val="20"/>
                <w:szCs w:val="20"/>
                <w:rtl w:val="0"/>
              </w:rPr>
              <w:t xml:space="preserve">4.5556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rPr>
                <w:b w:val="1"/>
                <w:sz w:val="20"/>
                <w:szCs w:val="20"/>
              </w:rPr>
            </w:pPr>
            <w:r w:rsidDel="00000000" w:rsidR="00000000" w:rsidRPr="00000000">
              <w:rPr>
                <w:b w:val="1"/>
                <w:sz w:val="20"/>
                <w:szCs w:val="20"/>
                <w:rtl w:val="0"/>
              </w:rPr>
              <w:t xml:space="preserve">airbnb_price_incr_last_4_years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rPr>
                <w:sz w:val="20"/>
                <w:szCs w:val="20"/>
              </w:rPr>
            </w:pPr>
            <w:r w:rsidDel="00000000" w:rsidR="00000000" w:rsidRPr="00000000">
              <w:rPr>
                <w:sz w:val="20"/>
                <w:szCs w:val="20"/>
                <w:rtl w:val="0"/>
              </w:rPr>
              <w:t xml:space="preserve">10.6286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rPr>
                <w:sz w:val="20"/>
                <w:szCs w:val="20"/>
              </w:rPr>
            </w:pPr>
            <w:r w:rsidDel="00000000" w:rsidR="00000000" w:rsidRPr="00000000">
              <w:rPr>
                <w:sz w:val="20"/>
                <w:szCs w:val="20"/>
                <w:rtl w:val="0"/>
              </w:rPr>
              <w:t xml:space="preserve">29.6938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rPr>
                <w:sz w:val="20"/>
                <w:szCs w:val="20"/>
              </w:rPr>
            </w:pPr>
            <w:r w:rsidDel="00000000" w:rsidR="00000000" w:rsidRPr="00000000">
              <w:rPr>
                <w:sz w:val="20"/>
                <w:szCs w:val="20"/>
                <w:rtl w:val="0"/>
              </w:rPr>
              <w:t xml:space="preserve">-10.2087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rPr>
                <w:sz w:val="20"/>
                <w:szCs w:val="20"/>
              </w:rPr>
            </w:pPr>
            <w:r w:rsidDel="00000000" w:rsidR="00000000" w:rsidRPr="00000000">
              <w:rPr>
                <w:sz w:val="20"/>
                <w:szCs w:val="20"/>
                <w:rtl w:val="0"/>
              </w:rPr>
              <w:t xml:space="preserve">69.3557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rPr>
                <w:b w:val="1"/>
                <w:sz w:val="20"/>
                <w:szCs w:val="20"/>
              </w:rPr>
            </w:pPr>
            <w:r w:rsidDel="00000000" w:rsidR="00000000" w:rsidRPr="00000000">
              <w:rPr>
                <w:b w:val="1"/>
                <w:sz w:val="20"/>
                <w:szCs w:val="20"/>
                <w:rtl w:val="0"/>
              </w:rPr>
              <w:t xml:space="preserve">unem_prop_2019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rPr>
                <w:sz w:val="20"/>
                <w:szCs w:val="20"/>
              </w:rPr>
            </w:pPr>
            <w:r w:rsidDel="00000000" w:rsidR="00000000" w:rsidRPr="00000000">
              <w:rPr>
                <w:sz w:val="20"/>
                <w:szCs w:val="20"/>
                <w:rtl w:val="0"/>
              </w:rPr>
              <w:t xml:space="preserve">0.0484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rPr>
                <w:sz w:val="20"/>
                <w:szCs w:val="20"/>
              </w:rPr>
            </w:pPr>
            <w:r w:rsidDel="00000000" w:rsidR="00000000" w:rsidRPr="00000000">
              <w:rPr>
                <w:sz w:val="20"/>
                <w:szCs w:val="20"/>
                <w:rtl w:val="0"/>
              </w:rPr>
              <w:t xml:space="preserve">0.0378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rPr>
                <w:sz w:val="20"/>
                <w:szCs w:val="20"/>
              </w:rPr>
            </w:pPr>
            <w:r w:rsidDel="00000000" w:rsidR="00000000" w:rsidRPr="00000000">
              <w:rPr>
                <w:sz w:val="20"/>
                <w:szCs w:val="20"/>
                <w:rtl w:val="0"/>
              </w:rPr>
              <w:t xml:space="preserve">0.0435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rPr>
                <w:sz w:val="20"/>
                <w:szCs w:val="20"/>
              </w:rPr>
            </w:pPr>
            <w:r w:rsidDel="00000000" w:rsidR="00000000" w:rsidRPr="00000000">
              <w:rPr>
                <w:sz w:val="20"/>
                <w:szCs w:val="20"/>
                <w:rtl w:val="0"/>
              </w:rPr>
              <w:t xml:space="preserve">0.0440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rPr>
                <w:sz w:val="20"/>
                <w:szCs w:val="20"/>
              </w:rPr>
            </w:pPr>
            <w:r w:rsidDel="00000000" w:rsidR="00000000" w:rsidRPr="00000000">
              <w:rPr>
                <w:sz w:val="20"/>
                <w:szCs w:val="20"/>
                <w:rtl w:val="0"/>
              </w:rPr>
              <w:t xml:space="preserve">0.0508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rPr>
                <w:b w:val="1"/>
                <w:sz w:val="20"/>
                <w:szCs w:val="20"/>
              </w:rPr>
            </w:pPr>
            <w:r w:rsidDel="00000000" w:rsidR="00000000" w:rsidRPr="00000000">
              <w:rPr>
                <w:b w:val="1"/>
                <w:sz w:val="20"/>
                <w:szCs w:val="20"/>
                <w:rtl w:val="0"/>
              </w:rPr>
              <w:t xml:space="preserve">population_incr_last_4_years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rPr>
                <w:sz w:val="20"/>
                <w:szCs w:val="20"/>
              </w:rPr>
            </w:pPr>
            <w:r w:rsidDel="00000000" w:rsidR="00000000" w:rsidRPr="00000000">
              <w:rPr>
                <w:sz w:val="20"/>
                <w:szCs w:val="20"/>
                <w:rtl w:val="0"/>
              </w:rPr>
              <w:t xml:space="preserve">1078.1667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rPr>
                <w:sz w:val="20"/>
                <w:szCs w:val="20"/>
              </w:rPr>
            </w:pPr>
            <w:r w:rsidDel="00000000" w:rsidR="00000000" w:rsidRPr="00000000">
              <w:rPr>
                <w:sz w:val="20"/>
                <w:szCs w:val="20"/>
                <w:rtl w:val="0"/>
              </w:rPr>
              <w:t xml:space="preserve">1175.7222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rPr>
                <w:sz w:val="20"/>
                <w:szCs w:val="20"/>
              </w:rPr>
            </w:pPr>
            <w:r w:rsidDel="00000000" w:rsidR="00000000" w:rsidRPr="00000000">
              <w:rPr>
                <w:sz w:val="20"/>
                <w:szCs w:val="20"/>
                <w:rtl w:val="0"/>
              </w:rPr>
              <w:t xml:space="preserve">-347.4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rPr>
                <w:sz w:val="20"/>
                <w:szCs w:val="20"/>
              </w:rPr>
            </w:pPr>
            <w:r w:rsidDel="00000000" w:rsidR="00000000" w:rsidRPr="00000000">
              <w:rPr>
                <w:sz w:val="20"/>
                <w:szCs w:val="20"/>
                <w:rtl w:val="0"/>
              </w:rPr>
              <w:t xml:space="preserve">3728.5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rPr>
                <w:sz w:val="20"/>
                <w:szCs w:val="20"/>
              </w:rPr>
            </w:pPr>
            <w:r w:rsidDel="00000000" w:rsidR="00000000" w:rsidRPr="00000000">
              <w:rPr>
                <w:sz w:val="20"/>
                <w:szCs w:val="20"/>
                <w:rtl w:val="0"/>
              </w:rPr>
              <w:t xml:space="preserve">601.5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rPr>
                <w:b w:val="1"/>
                <w:sz w:val="20"/>
                <w:szCs w:val="20"/>
              </w:rPr>
            </w:pPr>
            <w:r w:rsidDel="00000000" w:rsidR="00000000" w:rsidRPr="00000000">
              <w:rPr>
                <w:b w:val="1"/>
                <w:sz w:val="20"/>
                <w:szCs w:val="20"/>
                <w:rtl w:val="0"/>
              </w:rPr>
              <w:t xml:space="preserve">unem_incr_last_4_years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rPr>
                <w:sz w:val="20"/>
                <w:szCs w:val="20"/>
              </w:rPr>
            </w:pPr>
            <w:r w:rsidDel="00000000" w:rsidR="00000000" w:rsidRPr="00000000">
              <w:rPr>
                <w:sz w:val="20"/>
                <w:szCs w:val="20"/>
                <w:rtl w:val="0"/>
              </w:rPr>
              <w:t xml:space="preserve">-0.0189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rPr>
                <w:sz w:val="20"/>
                <w:szCs w:val="20"/>
              </w:rPr>
            </w:pPr>
            <w:r w:rsidDel="00000000" w:rsidR="00000000" w:rsidRPr="00000000">
              <w:rPr>
                <w:sz w:val="20"/>
                <w:szCs w:val="20"/>
                <w:rtl w:val="0"/>
              </w:rPr>
              <w:t xml:space="preserve">-0.0214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rPr>
                <w:sz w:val="20"/>
                <w:szCs w:val="20"/>
              </w:rPr>
            </w:pPr>
            <w:r w:rsidDel="00000000" w:rsidR="00000000" w:rsidRPr="00000000">
              <w:rPr>
                <w:sz w:val="20"/>
                <w:szCs w:val="20"/>
                <w:rtl w:val="0"/>
              </w:rPr>
              <w:t xml:space="preserve">-0.0158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rPr>
                <w:sz w:val="20"/>
                <w:szCs w:val="20"/>
              </w:rPr>
            </w:pPr>
            <w:r w:rsidDel="00000000" w:rsidR="00000000" w:rsidRPr="00000000">
              <w:rPr>
                <w:sz w:val="20"/>
                <w:szCs w:val="20"/>
                <w:rtl w:val="0"/>
              </w:rPr>
              <w:t xml:space="preserve">-0.0150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rPr>
                <w:sz w:val="20"/>
                <w:szCs w:val="20"/>
              </w:rPr>
            </w:pPr>
            <w:r w:rsidDel="00000000" w:rsidR="00000000" w:rsidRPr="00000000">
              <w:rPr>
                <w:sz w:val="20"/>
                <w:szCs w:val="20"/>
                <w:rtl w:val="0"/>
              </w:rPr>
              <w:t xml:space="preserve">-0.0172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rPr>
                <w:b w:val="1"/>
                <w:sz w:val="20"/>
                <w:szCs w:val="20"/>
              </w:rPr>
            </w:pPr>
            <w:r w:rsidDel="00000000" w:rsidR="00000000" w:rsidRPr="00000000">
              <w:rPr>
                <w:b w:val="1"/>
                <w:sz w:val="20"/>
                <w:szCs w:val="20"/>
                <w:rtl w:val="0"/>
              </w:rPr>
              <w:t xml:space="preserve">Unknown_studies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rPr>
                <w:sz w:val="20"/>
                <w:szCs w:val="20"/>
              </w:rPr>
            </w:pPr>
            <w:r w:rsidDel="00000000" w:rsidR="00000000" w:rsidRPr="00000000">
              <w:rPr>
                <w:sz w:val="20"/>
                <w:szCs w:val="20"/>
                <w:rtl w:val="0"/>
              </w:rPr>
              <w:t xml:space="preserve">0.0007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rPr>
                <w:sz w:val="20"/>
                <w:szCs w:val="20"/>
              </w:rPr>
            </w:pPr>
            <w:r w:rsidDel="00000000" w:rsidR="00000000" w:rsidRPr="00000000">
              <w:rPr>
                <w:sz w:val="20"/>
                <w:szCs w:val="20"/>
                <w:rtl w:val="0"/>
              </w:rPr>
              <w:t xml:space="preserve">0.0016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rPr>
                <w:sz w:val="20"/>
                <w:szCs w:val="20"/>
              </w:rPr>
            </w:pPr>
            <w:r w:rsidDel="00000000" w:rsidR="00000000" w:rsidRPr="00000000">
              <w:rPr>
                <w:sz w:val="20"/>
                <w:szCs w:val="20"/>
                <w:rtl w:val="0"/>
              </w:rPr>
              <w:t xml:space="preserve">0.0012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rPr>
                <w:sz w:val="20"/>
                <w:szCs w:val="20"/>
              </w:rPr>
            </w:pPr>
            <w:r w:rsidDel="00000000" w:rsidR="00000000" w:rsidRPr="00000000">
              <w:rPr>
                <w:sz w:val="20"/>
                <w:szCs w:val="20"/>
                <w:rtl w:val="0"/>
              </w:rPr>
              <w:t xml:space="preserve">0.0015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rPr>
                <w:sz w:val="20"/>
                <w:szCs w:val="20"/>
              </w:rPr>
            </w:pPr>
            <w:r w:rsidDel="00000000" w:rsidR="00000000" w:rsidRPr="00000000">
              <w:rPr>
                <w:sz w:val="20"/>
                <w:szCs w:val="20"/>
                <w:rtl w:val="0"/>
              </w:rPr>
              <w:t xml:space="preserve">0.0008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rPr>
                <w:b w:val="1"/>
                <w:sz w:val="20"/>
                <w:szCs w:val="20"/>
              </w:rPr>
            </w:pPr>
            <w:r w:rsidDel="00000000" w:rsidR="00000000" w:rsidRPr="00000000">
              <w:rPr>
                <w:b w:val="1"/>
                <w:sz w:val="20"/>
                <w:szCs w:val="20"/>
                <w:rtl w:val="0"/>
              </w:rPr>
              <w:t xml:space="preserve">Non_literate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rPr>
                <w:sz w:val="20"/>
                <w:szCs w:val="20"/>
              </w:rPr>
            </w:pPr>
            <w:r w:rsidDel="00000000" w:rsidR="00000000" w:rsidRPr="00000000">
              <w:rPr>
                <w:sz w:val="20"/>
                <w:szCs w:val="20"/>
                <w:rtl w:val="0"/>
              </w:rPr>
              <w:t xml:space="preserve">0.0257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rPr>
                <w:sz w:val="20"/>
                <w:szCs w:val="20"/>
              </w:rPr>
            </w:pPr>
            <w:r w:rsidDel="00000000" w:rsidR="00000000" w:rsidRPr="00000000">
              <w:rPr>
                <w:sz w:val="20"/>
                <w:szCs w:val="20"/>
                <w:rtl w:val="0"/>
              </w:rPr>
              <w:t xml:space="preserve">0.0380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rPr>
                <w:sz w:val="20"/>
                <w:szCs w:val="20"/>
              </w:rPr>
            </w:pPr>
            <w:r w:rsidDel="00000000" w:rsidR="00000000" w:rsidRPr="00000000">
              <w:rPr>
                <w:sz w:val="20"/>
                <w:szCs w:val="20"/>
                <w:rtl w:val="0"/>
              </w:rPr>
              <w:t xml:space="preserve">0.0461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rPr>
                <w:sz w:val="20"/>
                <w:szCs w:val="20"/>
              </w:rPr>
            </w:pPr>
            <w:r w:rsidDel="00000000" w:rsidR="00000000" w:rsidRPr="00000000">
              <w:rPr>
                <w:sz w:val="20"/>
                <w:szCs w:val="20"/>
                <w:rtl w:val="0"/>
              </w:rPr>
              <w:t xml:space="preserve">0.0507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rPr>
                <w:sz w:val="20"/>
                <w:szCs w:val="20"/>
              </w:rPr>
            </w:pPr>
            <w:r w:rsidDel="00000000" w:rsidR="00000000" w:rsidRPr="00000000">
              <w:rPr>
                <w:sz w:val="20"/>
                <w:szCs w:val="20"/>
                <w:rtl w:val="0"/>
              </w:rPr>
              <w:t xml:space="preserve">0.0695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rPr>
                <w:b w:val="1"/>
                <w:sz w:val="20"/>
                <w:szCs w:val="20"/>
              </w:rPr>
            </w:pPr>
            <w:r w:rsidDel="00000000" w:rsidR="00000000" w:rsidRPr="00000000">
              <w:rPr>
                <w:b w:val="1"/>
                <w:sz w:val="20"/>
                <w:szCs w:val="20"/>
                <w:rtl w:val="0"/>
              </w:rPr>
              <w:t xml:space="preserve">Incomplete_elementary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rPr>
                <w:sz w:val="20"/>
                <w:szCs w:val="20"/>
              </w:rPr>
            </w:pPr>
            <w:r w:rsidDel="00000000" w:rsidR="00000000" w:rsidRPr="00000000">
              <w:rPr>
                <w:sz w:val="20"/>
                <w:szCs w:val="20"/>
                <w:rtl w:val="0"/>
              </w:rPr>
              <w:t xml:space="preserve">0.0713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rPr>
                <w:sz w:val="20"/>
                <w:szCs w:val="20"/>
              </w:rPr>
            </w:pPr>
            <w:r w:rsidDel="00000000" w:rsidR="00000000" w:rsidRPr="00000000">
              <w:rPr>
                <w:sz w:val="20"/>
                <w:szCs w:val="20"/>
                <w:rtl w:val="0"/>
              </w:rPr>
              <w:t xml:space="preserve">0.1026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rPr>
                <w:sz w:val="20"/>
                <w:szCs w:val="20"/>
              </w:rPr>
            </w:pPr>
            <w:r w:rsidDel="00000000" w:rsidR="00000000" w:rsidRPr="00000000">
              <w:rPr>
                <w:sz w:val="20"/>
                <w:szCs w:val="20"/>
                <w:rtl w:val="0"/>
              </w:rPr>
              <w:t xml:space="preserve">0.1041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rPr>
                <w:sz w:val="20"/>
                <w:szCs w:val="20"/>
              </w:rPr>
            </w:pPr>
            <w:r w:rsidDel="00000000" w:rsidR="00000000" w:rsidRPr="00000000">
              <w:rPr>
                <w:sz w:val="20"/>
                <w:szCs w:val="20"/>
                <w:rtl w:val="0"/>
              </w:rPr>
              <w:t xml:space="preserve">0.1128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rPr>
                <w:sz w:val="20"/>
                <w:szCs w:val="20"/>
              </w:rPr>
            </w:pPr>
            <w:r w:rsidDel="00000000" w:rsidR="00000000" w:rsidRPr="00000000">
              <w:rPr>
                <w:sz w:val="20"/>
                <w:szCs w:val="20"/>
                <w:rtl w:val="0"/>
              </w:rPr>
              <w:t xml:space="preserve">0.1349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rPr>
                <w:b w:val="1"/>
                <w:sz w:val="20"/>
                <w:szCs w:val="20"/>
              </w:rPr>
            </w:pPr>
            <w:r w:rsidDel="00000000" w:rsidR="00000000" w:rsidRPr="00000000">
              <w:rPr>
                <w:b w:val="1"/>
                <w:sz w:val="20"/>
                <w:szCs w:val="20"/>
                <w:rtl w:val="0"/>
              </w:rPr>
              <w:t xml:space="preserve">Compulsory_educ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rPr>
                <w:sz w:val="20"/>
                <w:szCs w:val="20"/>
              </w:rPr>
            </w:pPr>
            <w:r w:rsidDel="00000000" w:rsidR="00000000" w:rsidRPr="00000000">
              <w:rPr>
                <w:sz w:val="20"/>
                <w:szCs w:val="20"/>
                <w:rtl w:val="0"/>
              </w:rPr>
              <w:t xml:space="preserve">0.1797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rPr>
                <w:sz w:val="20"/>
                <w:szCs w:val="20"/>
              </w:rPr>
            </w:pPr>
            <w:r w:rsidDel="00000000" w:rsidR="00000000" w:rsidRPr="00000000">
              <w:rPr>
                <w:sz w:val="20"/>
                <w:szCs w:val="20"/>
                <w:rtl w:val="0"/>
              </w:rPr>
              <w:t xml:space="preserve">0.2421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rPr>
                <w:sz w:val="20"/>
                <w:szCs w:val="20"/>
              </w:rPr>
            </w:pPr>
            <w:r w:rsidDel="00000000" w:rsidR="00000000" w:rsidRPr="00000000">
              <w:rPr>
                <w:sz w:val="20"/>
                <w:szCs w:val="20"/>
                <w:rtl w:val="0"/>
              </w:rPr>
              <w:t xml:space="preserve">0.2461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rPr>
                <w:sz w:val="20"/>
                <w:szCs w:val="20"/>
              </w:rPr>
            </w:pPr>
            <w:r w:rsidDel="00000000" w:rsidR="00000000" w:rsidRPr="00000000">
              <w:rPr>
                <w:sz w:val="20"/>
                <w:szCs w:val="20"/>
                <w:rtl w:val="0"/>
              </w:rPr>
              <w:t xml:space="preserve">0.2592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rPr>
                <w:sz w:val="20"/>
                <w:szCs w:val="20"/>
              </w:rPr>
            </w:pPr>
            <w:r w:rsidDel="00000000" w:rsidR="00000000" w:rsidRPr="00000000">
              <w:rPr>
                <w:sz w:val="20"/>
                <w:szCs w:val="20"/>
                <w:rtl w:val="0"/>
              </w:rPr>
              <w:t xml:space="preserve">0.2893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rPr>
                <w:b w:val="1"/>
                <w:sz w:val="20"/>
                <w:szCs w:val="20"/>
              </w:rPr>
            </w:pPr>
            <w:r w:rsidDel="00000000" w:rsidR="00000000" w:rsidRPr="00000000">
              <w:rPr>
                <w:b w:val="1"/>
                <w:sz w:val="20"/>
                <w:szCs w:val="20"/>
                <w:rtl w:val="0"/>
              </w:rPr>
              <w:t xml:space="preserve">FP_or_pre_college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rPr>
                <w:sz w:val="20"/>
                <w:szCs w:val="20"/>
              </w:rPr>
            </w:pPr>
            <w:r w:rsidDel="00000000" w:rsidR="00000000" w:rsidRPr="00000000">
              <w:rPr>
                <w:sz w:val="20"/>
                <w:szCs w:val="20"/>
                <w:rtl w:val="0"/>
              </w:rPr>
              <w:t xml:space="preserve">0.1868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rPr>
                <w:sz w:val="20"/>
                <w:szCs w:val="20"/>
              </w:rPr>
            </w:pPr>
            <w:r w:rsidDel="00000000" w:rsidR="00000000" w:rsidRPr="00000000">
              <w:rPr>
                <w:sz w:val="20"/>
                <w:szCs w:val="20"/>
                <w:rtl w:val="0"/>
              </w:rPr>
              <w:t xml:space="preserve">0.1891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rPr>
                <w:sz w:val="20"/>
                <w:szCs w:val="20"/>
              </w:rPr>
            </w:pPr>
            <w:r w:rsidDel="00000000" w:rsidR="00000000" w:rsidRPr="00000000">
              <w:rPr>
                <w:sz w:val="20"/>
                <w:szCs w:val="20"/>
                <w:rtl w:val="0"/>
              </w:rPr>
              <w:t xml:space="preserve">0.1951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rPr>
                <w:sz w:val="20"/>
                <w:szCs w:val="20"/>
              </w:rPr>
            </w:pPr>
            <w:r w:rsidDel="00000000" w:rsidR="00000000" w:rsidRPr="00000000">
              <w:rPr>
                <w:sz w:val="20"/>
                <w:szCs w:val="20"/>
                <w:rtl w:val="0"/>
              </w:rPr>
              <w:t xml:space="preserve">0.1925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rPr>
                <w:sz w:val="20"/>
                <w:szCs w:val="20"/>
              </w:rPr>
            </w:pPr>
            <w:r w:rsidDel="00000000" w:rsidR="00000000" w:rsidRPr="00000000">
              <w:rPr>
                <w:sz w:val="20"/>
                <w:szCs w:val="20"/>
                <w:rtl w:val="0"/>
              </w:rPr>
              <w:t xml:space="preserve">0.1800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rPr>
                <w:b w:val="1"/>
                <w:sz w:val="20"/>
                <w:szCs w:val="20"/>
              </w:rPr>
            </w:pPr>
            <w:r w:rsidDel="00000000" w:rsidR="00000000" w:rsidRPr="00000000">
              <w:rPr>
                <w:b w:val="1"/>
                <w:sz w:val="20"/>
                <w:szCs w:val="20"/>
                <w:rtl w:val="0"/>
              </w:rPr>
              <w:t xml:space="preserve">College_graduate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rPr>
                <w:sz w:val="20"/>
                <w:szCs w:val="20"/>
              </w:rPr>
            </w:pPr>
            <w:r w:rsidDel="00000000" w:rsidR="00000000" w:rsidRPr="00000000">
              <w:rPr>
                <w:sz w:val="20"/>
                <w:szCs w:val="20"/>
                <w:rtl w:val="0"/>
              </w:rPr>
              <w:t xml:space="preserve">0.0984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rPr>
                <w:sz w:val="20"/>
                <w:szCs w:val="20"/>
              </w:rPr>
            </w:pPr>
            <w:r w:rsidDel="00000000" w:rsidR="00000000" w:rsidRPr="00000000">
              <w:rPr>
                <w:sz w:val="20"/>
                <w:szCs w:val="20"/>
                <w:rtl w:val="0"/>
              </w:rPr>
              <w:t xml:space="preserve">0.0981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rPr>
                <w:sz w:val="20"/>
                <w:szCs w:val="20"/>
              </w:rPr>
            </w:pPr>
            <w:r w:rsidDel="00000000" w:rsidR="00000000" w:rsidRPr="00000000">
              <w:rPr>
                <w:sz w:val="20"/>
                <w:szCs w:val="20"/>
                <w:rtl w:val="0"/>
              </w:rPr>
              <w:t xml:space="preserve">0.1028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rPr>
                <w:sz w:val="20"/>
                <w:szCs w:val="20"/>
              </w:rPr>
            </w:pPr>
            <w:r w:rsidDel="00000000" w:rsidR="00000000" w:rsidRPr="00000000">
              <w:rPr>
                <w:sz w:val="20"/>
                <w:szCs w:val="20"/>
                <w:rtl w:val="0"/>
              </w:rPr>
              <w:t xml:space="preserve">0.0908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rPr>
                <w:sz w:val="20"/>
                <w:szCs w:val="20"/>
              </w:rPr>
            </w:pPr>
            <w:r w:rsidDel="00000000" w:rsidR="00000000" w:rsidRPr="00000000">
              <w:rPr>
                <w:sz w:val="20"/>
                <w:szCs w:val="20"/>
                <w:rtl w:val="0"/>
              </w:rPr>
              <w:t xml:space="preserve">0.0863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rPr>
                <w:b w:val="1"/>
                <w:sz w:val="20"/>
                <w:szCs w:val="20"/>
              </w:rPr>
            </w:pPr>
            <w:r w:rsidDel="00000000" w:rsidR="00000000" w:rsidRPr="00000000">
              <w:rPr>
                <w:b w:val="1"/>
                <w:sz w:val="20"/>
                <w:szCs w:val="20"/>
                <w:rtl w:val="0"/>
              </w:rPr>
              <w:t xml:space="preserve">Post_graduate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rPr>
                <w:sz w:val="20"/>
                <w:szCs w:val="20"/>
              </w:rPr>
            </w:pPr>
            <w:r w:rsidDel="00000000" w:rsidR="00000000" w:rsidRPr="00000000">
              <w:rPr>
                <w:sz w:val="20"/>
                <w:szCs w:val="20"/>
                <w:rtl w:val="0"/>
              </w:rPr>
              <w:t xml:space="preserve">0.4374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rPr>
                <w:sz w:val="20"/>
                <w:szCs w:val="20"/>
              </w:rPr>
            </w:pPr>
            <w:r w:rsidDel="00000000" w:rsidR="00000000" w:rsidRPr="00000000">
              <w:rPr>
                <w:sz w:val="20"/>
                <w:szCs w:val="20"/>
                <w:rtl w:val="0"/>
              </w:rPr>
              <w:t xml:space="preserve">0.3285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rPr>
                <w:sz w:val="20"/>
                <w:szCs w:val="20"/>
              </w:rPr>
            </w:pPr>
            <w:r w:rsidDel="00000000" w:rsidR="00000000" w:rsidRPr="00000000">
              <w:rPr>
                <w:sz w:val="20"/>
                <w:szCs w:val="20"/>
                <w:rtl w:val="0"/>
              </w:rPr>
              <w:t xml:space="preserve">0.3047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rPr>
                <w:sz w:val="20"/>
                <w:szCs w:val="20"/>
              </w:rPr>
            </w:pPr>
            <w:r w:rsidDel="00000000" w:rsidR="00000000" w:rsidRPr="00000000">
              <w:rPr>
                <w:sz w:val="20"/>
                <w:szCs w:val="20"/>
                <w:rtl w:val="0"/>
              </w:rPr>
              <w:t xml:space="preserve">0.2925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rPr>
                <w:sz w:val="20"/>
                <w:szCs w:val="20"/>
              </w:rPr>
            </w:pPr>
            <w:r w:rsidDel="00000000" w:rsidR="00000000" w:rsidRPr="00000000">
              <w:rPr>
                <w:sz w:val="20"/>
                <w:szCs w:val="20"/>
                <w:rtl w:val="0"/>
              </w:rPr>
              <w:t xml:space="preserve">0.2392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rPr>
                <w:b w:val="1"/>
                <w:sz w:val="20"/>
                <w:szCs w:val="20"/>
              </w:rPr>
            </w:pPr>
            <w:r w:rsidDel="00000000" w:rsidR="00000000" w:rsidRPr="00000000">
              <w:rPr>
                <w:b w:val="1"/>
                <w:sz w:val="20"/>
                <w:szCs w:val="20"/>
                <w:rtl w:val="0"/>
              </w:rPr>
              <w:t xml:space="preserve">Aging_index_2019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rPr>
                <w:sz w:val="20"/>
                <w:szCs w:val="20"/>
              </w:rPr>
            </w:pPr>
            <w:r w:rsidDel="00000000" w:rsidR="00000000" w:rsidRPr="00000000">
              <w:rPr>
                <w:sz w:val="20"/>
                <w:szCs w:val="20"/>
                <w:rtl w:val="0"/>
              </w:rPr>
              <w:t xml:space="preserve">0.1642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rPr>
                <w:sz w:val="20"/>
                <w:szCs w:val="20"/>
              </w:rPr>
            </w:pPr>
            <w:r w:rsidDel="00000000" w:rsidR="00000000" w:rsidRPr="00000000">
              <w:rPr>
                <w:sz w:val="20"/>
                <w:szCs w:val="20"/>
                <w:rtl w:val="0"/>
              </w:rPr>
              <w:t xml:space="preserve">0.2175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rPr>
                <w:sz w:val="20"/>
                <w:szCs w:val="20"/>
              </w:rPr>
            </w:pPr>
            <w:r w:rsidDel="00000000" w:rsidR="00000000" w:rsidRPr="00000000">
              <w:rPr>
                <w:sz w:val="20"/>
                <w:szCs w:val="20"/>
                <w:rtl w:val="0"/>
              </w:rPr>
              <w:t xml:space="preserve">0.1955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rPr>
                <w:sz w:val="20"/>
                <w:szCs w:val="20"/>
              </w:rPr>
            </w:pPr>
            <w:r w:rsidDel="00000000" w:rsidR="00000000" w:rsidRPr="00000000">
              <w:rPr>
                <w:sz w:val="20"/>
                <w:szCs w:val="20"/>
                <w:rtl w:val="0"/>
              </w:rPr>
              <w:t xml:space="preserve">0.2084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rPr>
                <w:sz w:val="20"/>
                <w:szCs w:val="20"/>
              </w:rPr>
            </w:pPr>
            <w:r w:rsidDel="00000000" w:rsidR="00000000" w:rsidRPr="00000000">
              <w:rPr>
                <w:sz w:val="20"/>
                <w:szCs w:val="20"/>
                <w:rtl w:val="0"/>
              </w:rPr>
              <w:t xml:space="preserve">0.1839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rPr>
                <w:b w:val="1"/>
                <w:sz w:val="20"/>
                <w:szCs w:val="20"/>
              </w:rPr>
            </w:pPr>
            <w:r w:rsidDel="00000000" w:rsidR="00000000" w:rsidRPr="00000000">
              <w:rPr>
                <w:b w:val="1"/>
                <w:sz w:val="20"/>
                <w:szCs w:val="20"/>
                <w:rtl w:val="0"/>
              </w:rPr>
              <w:t xml:space="preserve">aging_index_incr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rPr>
                <w:sz w:val="20"/>
                <w:szCs w:val="20"/>
              </w:rPr>
            </w:pPr>
            <w:r w:rsidDel="00000000" w:rsidR="00000000" w:rsidRPr="00000000">
              <w:rPr>
                <w:sz w:val="20"/>
                <w:szCs w:val="20"/>
                <w:rtl w:val="0"/>
              </w:rPr>
              <w:t xml:space="preserve">-0.0054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rPr>
                <w:sz w:val="20"/>
                <w:szCs w:val="20"/>
              </w:rPr>
            </w:pPr>
            <w:r w:rsidDel="00000000" w:rsidR="00000000" w:rsidRPr="00000000">
              <w:rPr>
                <w:sz w:val="20"/>
                <w:szCs w:val="20"/>
                <w:rtl w:val="0"/>
              </w:rPr>
              <w:t xml:space="preserve">-0.0033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rPr>
                <w:sz w:val="20"/>
                <w:szCs w:val="20"/>
              </w:rPr>
            </w:pPr>
            <w:r w:rsidDel="00000000" w:rsidR="00000000" w:rsidRPr="00000000">
              <w:rPr>
                <w:sz w:val="20"/>
                <w:szCs w:val="20"/>
                <w:rtl w:val="0"/>
              </w:rPr>
              <w:t xml:space="preserve">0.0093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rPr>
                <w:sz w:val="20"/>
                <w:szCs w:val="20"/>
              </w:rPr>
            </w:pPr>
            <w:r w:rsidDel="00000000" w:rsidR="00000000" w:rsidRPr="00000000">
              <w:rPr>
                <w:sz w:val="20"/>
                <w:szCs w:val="20"/>
                <w:rtl w:val="0"/>
              </w:rPr>
              <w:t xml:space="preserve">-0.0024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rPr>
                <w:sz w:val="20"/>
                <w:szCs w:val="20"/>
              </w:rPr>
            </w:pPr>
            <w:r w:rsidDel="00000000" w:rsidR="00000000" w:rsidRPr="00000000">
              <w:rPr>
                <w:sz w:val="20"/>
                <w:szCs w:val="20"/>
                <w:rtl w:val="0"/>
              </w:rPr>
              <w:t xml:space="preserve">-0.0044</w:t>
            </w:r>
          </w:p>
        </w:tc>
      </w:tr>
    </w:tbl>
    <w:p w:rsidR="00000000" w:rsidDel="00000000" w:rsidP="00000000" w:rsidRDefault="00000000" w:rsidRPr="00000000" w14:paraId="000000D9">
      <w:pPr>
        <w:rPr/>
      </w:pPr>
      <w:r w:rsidDel="00000000" w:rsidR="00000000" w:rsidRPr="00000000">
        <w:rPr>
          <w:rtl w:val="0"/>
        </w:rPr>
        <w:t xml:space="preserve">For instance, we can find clusters defined by a working social class with relevant indicators of gentrification, and others that are not being affected because of a lack of interest in those areas due to the social class structure, the lack of amenities in the area or the distance from the city center. We can observe as well some clusters characterized by a privileged social class structure which shows signs either of previous gentrification or that are traditionally privileged class neighborhoods. In the following dendrogram, you can find the cluster to which each neighborhood belongs. Also, w</w:t>
      </w:r>
      <w:r w:rsidDel="00000000" w:rsidR="00000000" w:rsidRPr="00000000">
        <w:rPr>
          <w:rtl w:val="0"/>
        </w:rPr>
        <w:t xml:space="preserve">e can visualize the neighborhood in the following map, created with the leaflet package in R</w:t>
      </w:r>
      <w:r w:rsidDel="00000000" w:rsidR="00000000" w:rsidRPr="00000000">
        <w:rPr>
          <w:rtl w:val="0"/>
        </w:rPr>
        <w:t xml:space="preserve">:</w:t>
      </w:r>
    </w:p>
    <w:p w:rsidR="00000000" w:rsidDel="00000000" w:rsidP="00000000" w:rsidRDefault="00000000" w:rsidRPr="00000000" w14:paraId="000000DA">
      <w:pPr>
        <w:pStyle w:val="Heading2"/>
        <w:jc w:val="center"/>
        <w:rPr/>
      </w:pPr>
      <w:bookmarkStart w:colFirst="0" w:colLast="0" w:name="_heading=h.cjfm1x6j211h" w:id="7"/>
      <w:bookmarkEnd w:id="7"/>
      <w:r w:rsidDel="00000000" w:rsidR="00000000" w:rsidRPr="00000000">
        <w:rPr>
          <w:b w:val="1"/>
          <w:sz w:val="24"/>
          <w:szCs w:val="24"/>
        </w:rPr>
        <w:drawing>
          <wp:inline distB="114300" distT="114300" distL="114300" distR="114300">
            <wp:extent cx="5149688" cy="3886741"/>
            <wp:effectExtent b="12700" l="12700" r="12700" t="1270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149688" cy="38867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ind w:left="0" w:firstLine="0"/>
        <w:jc w:val="center"/>
        <w:rPr>
          <w:b w:val="1"/>
          <w:sz w:val="24"/>
          <w:szCs w:val="24"/>
        </w:rPr>
      </w:pPr>
      <w:r w:rsidDel="00000000" w:rsidR="00000000" w:rsidRPr="00000000">
        <w:rPr/>
        <w:drawing>
          <wp:inline distB="114300" distT="114300" distL="114300" distR="114300">
            <wp:extent cx="8515350" cy="4986337"/>
            <wp:effectExtent b="12700" l="12700" r="12700" t="1270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rot="5400000">
                      <a:off x="0" y="0"/>
                      <a:ext cx="8515350" cy="4986337"/>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ind w:left="720" w:firstLine="0"/>
        <w:rPr>
          <w:b w:val="1"/>
          <w:sz w:val="24"/>
          <w:szCs w:val="24"/>
        </w:rPr>
      </w:pPr>
      <w:bookmarkStart w:colFirst="0" w:colLast="0" w:name="_heading=h.4d34og8" w:id="8"/>
      <w:bookmarkEnd w:id="8"/>
      <w:sdt>
        <w:sdtPr>
          <w:tag w:val="goog_rdk_2"/>
        </w:sdtPr>
        <w:sdtContent>
          <w:commentRangeStart w:id="2"/>
        </w:sdtContent>
      </w:sdt>
      <w:r w:rsidDel="00000000" w:rsidR="00000000" w:rsidRPr="00000000">
        <w:rPr>
          <w:b w:val="1"/>
          <w:sz w:val="24"/>
          <w:szCs w:val="24"/>
          <w:rtl w:val="0"/>
        </w:rPr>
        <w:t xml:space="preserve">Cluster 1</w:t>
      </w:r>
      <w:commentRangeEnd w:id="2"/>
      <w:r w:rsidDel="00000000" w:rsidR="00000000" w:rsidRPr="00000000">
        <w:commentReference w:id="2"/>
      </w:r>
      <w:r w:rsidDel="00000000" w:rsidR="00000000" w:rsidRPr="00000000">
        <w:rPr>
          <w:b w:val="1"/>
          <w:sz w:val="24"/>
          <w:szCs w:val="24"/>
          <w:rtl w:val="0"/>
        </w:rPr>
        <w:t xml:space="preserve">: The city center</w:t>
      </w:r>
    </w:p>
    <w:p w:rsidR="00000000" w:rsidDel="00000000" w:rsidP="00000000" w:rsidRDefault="00000000" w:rsidRPr="00000000" w14:paraId="000000DE">
      <w:pPr>
        <w:ind w:left="0" w:firstLine="0"/>
        <w:rPr/>
      </w:pPr>
      <w:r w:rsidDel="00000000" w:rsidR="00000000" w:rsidRPr="00000000">
        <w:rPr>
          <w:rtl w:val="0"/>
        </w:rPr>
        <w:t xml:space="preserve">These neighborhoods in the center are characterized by an estimated high social class, as it shows a relatively low unemployment rate(4.84%), which has decreased 1.89% during the last 4 years. In education terms, it shows the</w:t>
      </w:r>
      <w:r w:rsidDel="00000000" w:rsidR="00000000" w:rsidRPr="00000000">
        <w:rPr>
          <w:rtl w:val="0"/>
        </w:rPr>
        <w:t xml:space="preserve"> biggest proportion of post-graduated people (43.74%) and high real estate prices (€5.15 M), while maintaining </w:t>
      </w:r>
      <w:r w:rsidDel="00000000" w:rsidR="00000000" w:rsidRPr="00000000">
        <w:rPr>
          <w:rtl w:val="0"/>
        </w:rPr>
        <w:t xml:space="preserve">the lowests proportions of people with studies below Spanish FP or precollege.It is the most affected cluster by airbnb number of housings (659, increasing by a mean of 531 per neighborhood) and it has the highest mean price of $116.49, which has slightly increased by $10.63 during the last 4 years, if we compare it with the next clusters. This would represent already gentrified neighborhoods in the center, or neighborhoods that traditionally had these characteristics. In this cluster we find Malasaña, which is one of the canonical examples of gentrified neighborhoods in Madrid (</w:t>
      </w:r>
      <w:r w:rsidDel="00000000" w:rsidR="00000000" w:rsidRPr="00000000">
        <w:rPr>
          <w:shd w:fill="f4cccc" w:val="clear"/>
          <w:rtl w:val="0"/>
        </w:rPr>
        <w:t xml:space="preserve">CITAR</w:t>
      </w:r>
      <w:r w:rsidDel="00000000" w:rsidR="00000000" w:rsidRPr="00000000">
        <w:rPr>
          <w:rtl w:val="0"/>
        </w:rPr>
        <w:t xml:space="preserve">). </w:t>
      </w:r>
    </w:p>
    <w:p w:rsidR="00000000" w:rsidDel="00000000" w:rsidP="00000000" w:rsidRDefault="00000000" w:rsidRPr="00000000" w14:paraId="000000DF">
      <w:pPr>
        <w:ind w:left="0" w:firstLine="0"/>
        <w:rPr/>
      </w:pPr>
      <w:r w:rsidDel="00000000" w:rsidR="00000000" w:rsidRPr="00000000">
        <w:rPr>
          <w:rtl w:val="0"/>
        </w:rPr>
        <w:t xml:space="preserve">In the first cluster, the neighborhood of </w:t>
      </w:r>
      <w:r w:rsidDel="00000000" w:rsidR="00000000" w:rsidRPr="00000000">
        <w:rPr>
          <w:i w:val="1"/>
          <w:rtl w:val="0"/>
        </w:rPr>
        <w:t xml:space="preserve">Embajadores </w:t>
      </w:r>
      <w:r w:rsidDel="00000000" w:rsidR="00000000" w:rsidRPr="00000000">
        <w:rPr>
          <w:rtl w:val="0"/>
        </w:rPr>
        <w:t xml:space="preserve">stands out as the most prominent. It can be inferred that the residents in this neighborhood belong to a less privileged social class compared to the other neighborhoods in the cluster. Embajadores exhibits several distinct characteristics: a notably higher unemployment rate of 5.65%, the lowest real estate prices within the cluster at €4.48 M, and a higher proportion of residents who have completed their education before compulsory education and elementary levels. Conversely, Embajadores has the lowest proportion of post-graduates and college graduates in the cluster.</w:t>
      </w:r>
    </w:p>
    <w:p w:rsidR="00000000" w:rsidDel="00000000" w:rsidP="00000000" w:rsidRDefault="00000000" w:rsidRPr="00000000" w14:paraId="000000E0">
      <w:pPr>
        <w:ind w:left="0" w:firstLine="0"/>
        <w:rPr/>
      </w:pPr>
      <w:r w:rsidDel="00000000" w:rsidR="00000000" w:rsidRPr="00000000">
        <w:rPr>
          <w:rtl w:val="0"/>
        </w:rPr>
        <w:t xml:space="preserve">Furthermore, it is worth noting that Embajadores has experienced a significant increase in the number of Airbnb amenities, with 860 listings compared to the cluster average of 531.67. Based on this information, it can be concluded that the gentrification process in Embajadores is less consolidated compared to other neighborhoods in the city center. Additionally, Embajadores appears to be the most vulnerable neighborhood within the cluster, indicating a higher likelihood of experiencing the gentrification process.</w:t>
      </w:r>
    </w:p>
    <w:p w:rsidR="00000000" w:rsidDel="00000000" w:rsidP="00000000" w:rsidRDefault="00000000" w:rsidRPr="00000000" w14:paraId="000000E1">
      <w:pPr>
        <w:pStyle w:val="Heading2"/>
        <w:ind w:left="0" w:firstLine="720"/>
        <w:rPr>
          <w:b w:val="1"/>
          <w:sz w:val="24"/>
          <w:szCs w:val="24"/>
        </w:rPr>
      </w:pPr>
      <w:bookmarkStart w:colFirst="0" w:colLast="0" w:name="_heading=h.2s8eyo1" w:id="9"/>
      <w:bookmarkEnd w:id="9"/>
      <w:r w:rsidDel="00000000" w:rsidR="00000000" w:rsidRPr="00000000">
        <w:rPr>
          <w:b w:val="1"/>
          <w:sz w:val="24"/>
          <w:szCs w:val="24"/>
          <w:rtl w:val="0"/>
        </w:rPr>
        <w:t xml:space="preserve">Cluster 2: High relationship with gentrification area</w:t>
      </w:r>
    </w:p>
    <w:p w:rsidR="00000000" w:rsidDel="00000000" w:rsidP="00000000" w:rsidRDefault="00000000" w:rsidRPr="00000000" w14:paraId="000000E2">
      <w:pPr>
        <w:ind w:left="0" w:firstLine="0"/>
        <w:rPr/>
      </w:pPr>
      <w:r w:rsidDel="00000000" w:rsidR="00000000" w:rsidRPr="00000000">
        <w:rPr>
          <w:rtl w:val="0"/>
        </w:rPr>
        <w:t xml:space="preserve">The second cluster comprises a diverse range of neighborhoods, spanning from the periphery of the city such as Fuencarral, Mirasierra, Buenavista, and Rejas, to the surrounding areas of the city center including Argüelles, Gaztambide, Acacias, and Recoletos. As a result, there is a wide variation in the level of gentrification influence within this cluster. The defining characteristics of the second cluster include a higher proportion of high social class residents and a significant presence of middle-class individuals, as evidenced by the data. It is noteworthy that this cluster exhibits the second-highest house prices among the different clusters (€3.76 M), the second-highest proportion of post-graduates (32.85%), and the lowest unemployment rate (3.78%).</w:t>
      </w:r>
    </w:p>
    <w:p w:rsidR="00000000" w:rsidDel="00000000" w:rsidP="00000000" w:rsidRDefault="00000000" w:rsidRPr="00000000" w14:paraId="000000E3">
      <w:pPr>
        <w:ind w:left="0" w:firstLine="0"/>
        <w:rPr/>
      </w:pPr>
      <w:r w:rsidDel="00000000" w:rsidR="00000000" w:rsidRPr="00000000">
        <w:rPr>
          <w:rtl w:val="0"/>
        </w:rPr>
        <w:t xml:space="preserve">However, it is important to highlight that this cluster also displays patterns that do not exhibit a consolidated presence of high social class inhabitants, unlike the first cluster. The values in this cluster are closer to those observed in the rest of the clusters, particularly in terms of the proportion of individuals who have completed compulsory education or have not completed elementary education. This observation, considering the hierarchical clustering method employed, suggests that there is a greater diversity among neighborhoods in this cluster. While this cluster can be defined as privileged in terms of social class, its proximity to other clusters and the variation within the neighborhoods indicate that there is considerable diversity within the group.</w:t>
      </w:r>
    </w:p>
    <w:p w:rsidR="00000000" w:rsidDel="00000000" w:rsidP="00000000" w:rsidRDefault="00000000" w:rsidRPr="00000000" w14:paraId="000000E4">
      <w:pPr>
        <w:ind w:left="0" w:firstLine="0"/>
        <w:rPr/>
      </w:pPr>
      <w:r w:rsidDel="00000000" w:rsidR="00000000" w:rsidRPr="00000000">
        <w:rPr>
          <w:rtl w:val="0"/>
        </w:rPr>
        <w:t xml:space="preserve">Within this cluster, the influence of Airbnb is the second highest, characterized by 52 listings and an average price of $84.86, which has witnessed an increase of $29 over the past four years. The real estate prices in this cluster have risen by 40.58%, placing them closer to the neighborhoods in the city center cluster (41.45%) rather than the other clusters, where the price growth is less than 35%.</w:t>
      </w:r>
    </w:p>
    <w:p w:rsidR="00000000" w:rsidDel="00000000" w:rsidP="00000000" w:rsidRDefault="00000000" w:rsidRPr="00000000" w14:paraId="000000E5">
      <w:pPr>
        <w:ind w:left="0" w:firstLine="0"/>
        <w:rPr/>
      </w:pPr>
      <w:r w:rsidDel="00000000" w:rsidR="00000000" w:rsidRPr="00000000">
        <w:rPr>
          <w:rtl w:val="0"/>
        </w:rPr>
        <w:t xml:space="preserve">In conclusion, neighborhoods within this cluster that have lower education levels, lower real estate prices, higher unemployment rates, and a stronger presence of Airbnb listings are more susceptible to experiencing the effects of gentrification. It is also important to note that this cluster has the highest average Population Aging Index, further increasing its vulnerability to the impacts of gentrification.</w:t>
      </w:r>
    </w:p>
    <w:p w:rsidR="00000000" w:rsidDel="00000000" w:rsidP="00000000" w:rsidRDefault="00000000" w:rsidRPr="00000000" w14:paraId="000000E6">
      <w:pPr>
        <w:ind w:left="0" w:firstLine="0"/>
        <w:rPr/>
      </w:pPr>
      <w:r w:rsidDel="00000000" w:rsidR="00000000" w:rsidRPr="00000000">
        <w:rPr>
          <w:rtl w:val="0"/>
        </w:rPr>
        <w:t xml:space="preserve">Among the neighborhoods in this cluster, San Diego, Almendrales, Numancia, San Isidro, Vista Alegre, Aluche, and Opañel are particularly vulnerable. These neighborhoods exhibit a high concentration of Airbnb listings and indicators that suggest a predominance of working-class citizens. Despite this, the real estate prices in these neighborhoods are clearly increasing, as we can see in the following table. It’s important to notice that these neighborhoods show significant statistical similarities with wealthier neighborhoods like Castellana and Recoletos. For instance, Castellana has an average house price of €7.12 million, Recoletos has an average price of €8.44 million, while the cluster's overall average is €3.76 million. Additionally, Castellana and Recoletos have a high proportion of post-graduates (58.67% and 55.94%, respectively), compared to the cluster average of 32.85%. </w:t>
      </w:r>
    </w:p>
    <w:p w:rsidR="00000000" w:rsidDel="00000000" w:rsidP="00000000" w:rsidRDefault="00000000" w:rsidRPr="00000000" w14:paraId="000000E7">
      <w:pPr>
        <w:ind w:left="0" w:firstLine="0"/>
        <w:rPr/>
      </w:pPr>
      <w:r w:rsidDel="00000000" w:rsidR="00000000" w:rsidRPr="00000000">
        <w:rPr>
          <w:rtl w:val="0"/>
        </w:rPr>
      </w:r>
    </w:p>
    <w:tbl>
      <w:tblPr>
        <w:tblStyle w:val="Table3"/>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05"/>
        <w:gridCol w:w="660"/>
        <w:gridCol w:w="525"/>
        <w:gridCol w:w="510"/>
        <w:gridCol w:w="825"/>
        <w:gridCol w:w="825"/>
        <w:gridCol w:w="825"/>
        <w:gridCol w:w="825"/>
        <w:gridCol w:w="825"/>
        <w:gridCol w:w="825"/>
        <w:gridCol w:w="825"/>
        <w:tblGridChange w:id="0">
          <w:tblGrid>
            <w:gridCol w:w="1605"/>
            <w:gridCol w:w="660"/>
            <w:gridCol w:w="525"/>
            <w:gridCol w:w="510"/>
            <w:gridCol w:w="825"/>
            <w:gridCol w:w="825"/>
            <w:gridCol w:w="825"/>
            <w:gridCol w:w="825"/>
            <w:gridCol w:w="825"/>
            <w:gridCol w:w="825"/>
            <w:gridCol w:w="82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ind w:right="32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ind w:right="320"/>
              <w:rPr>
                <w:b w:val="1"/>
                <w:sz w:val="20"/>
                <w:szCs w:val="20"/>
              </w:rPr>
            </w:pPr>
            <w:r w:rsidDel="00000000" w:rsidR="00000000" w:rsidRPr="00000000">
              <w:rPr>
                <w:b w:val="1"/>
                <w:sz w:val="20"/>
                <w:szCs w:val="20"/>
                <w:rtl w:val="0"/>
              </w:rPr>
              <w:t xml:space="preserve">h</w:t>
            </w:r>
          </w:p>
          <w:p w:rsidR="00000000" w:rsidDel="00000000" w:rsidP="00000000" w:rsidRDefault="00000000" w:rsidRPr="00000000" w14:paraId="000000EA">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0EB">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0EC">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0ED">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0EE">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EF">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0F0">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F1">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0F2">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0F3">
            <w:pPr>
              <w:widowControl w:val="0"/>
              <w:spacing w:before="0" w:line="240" w:lineRule="auto"/>
              <w:ind w:right="320"/>
              <w:rPr>
                <w:b w:val="1"/>
                <w:sz w:val="20"/>
                <w:szCs w:val="20"/>
              </w:rPr>
            </w:pPr>
            <w:r w:rsidDel="00000000" w:rsidR="00000000" w:rsidRPr="00000000">
              <w:rPr>
                <w:b w:val="1"/>
                <w:sz w:val="20"/>
                <w:szCs w:val="20"/>
                <w:rtl w:val="0"/>
              </w:rPr>
              <w:t xml:space="preserve">e </w:t>
            </w:r>
          </w:p>
          <w:p w:rsidR="00000000" w:rsidDel="00000000" w:rsidP="00000000" w:rsidRDefault="00000000" w:rsidRPr="00000000" w14:paraId="000000F4">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ind w:right="320"/>
              <w:rPr>
                <w:b w:val="1"/>
                <w:sz w:val="20"/>
                <w:szCs w:val="20"/>
              </w:rPr>
            </w:pPr>
            <w:r w:rsidDel="00000000" w:rsidR="00000000" w:rsidRPr="00000000">
              <w:rPr>
                <w:b w:val="1"/>
                <w:sz w:val="20"/>
                <w:szCs w:val="20"/>
                <w:rtl w:val="0"/>
              </w:rPr>
              <w:t xml:space="preserve">nº</w:t>
            </w:r>
          </w:p>
          <w:p w:rsidR="00000000" w:rsidDel="00000000" w:rsidP="00000000" w:rsidRDefault="00000000" w:rsidRPr="00000000" w14:paraId="000000F6">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F7">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0F8">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0F9">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FA">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0FB">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0FC">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0FD">
            <w:pPr>
              <w:widowControl w:val="0"/>
              <w:spacing w:before="0" w:line="240" w:lineRule="auto"/>
              <w:ind w:right="320"/>
              <w:rPr>
                <w:b w:val="1"/>
                <w:sz w:val="20"/>
                <w:szCs w:val="20"/>
              </w:rPr>
            </w:pPr>
            <w:r w:rsidDel="00000000" w:rsidR="00000000" w:rsidRPr="00000000">
              <w:rPr>
                <w:b w:val="1"/>
                <w:sz w:val="20"/>
                <w:szCs w:val="20"/>
                <w:rtl w:val="0"/>
              </w:rPr>
              <w:t xml:space="preserv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ind w:right="320"/>
              <w:rPr>
                <w:b w:val="1"/>
                <w:sz w:val="20"/>
                <w:szCs w:val="20"/>
              </w:rPr>
            </w:pPr>
            <w:r w:rsidDel="00000000" w:rsidR="00000000" w:rsidRPr="00000000">
              <w:rPr>
                <w:b w:val="1"/>
                <w:sz w:val="20"/>
                <w:szCs w:val="20"/>
                <w:rtl w:val="0"/>
              </w:rPr>
              <w:t xml:space="preserve">nº</w:t>
            </w:r>
          </w:p>
          <w:p w:rsidR="00000000" w:rsidDel="00000000" w:rsidP="00000000" w:rsidRDefault="00000000" w:rsidRPr="00000000" w14:paraId="000000FF">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00">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01">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02">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03">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104">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05">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106">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107">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08">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09">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0A">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0B">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0C">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0E">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0F">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10">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111">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12">
            <w:pPr>
              <w:widowControl w:val="0"/>
              <w:spacing w:before="0" w:line="240" w:lineRule="auto"/>
              <w:ind w:right="320"/>
              <w:rPr>
                <w:b w:val="1"/>
                <w:sz w:val="20"/>
                <w:szCs w:val="20"/>
              </w:rPr>
            </w:pPr>
            <w:r w:rsidDel="00000000" w:rsidR="00000000" w:rsidRPr="00000000">
              <w:rPr>
                <w:b w:val="1"/>
                <w:sz w:val="20"/>
                <w:szCs w:val="20"/>
                <w:rtl w:val="0"/>
              </w:rPr>
              <w:t xml:space="preserve">b  </w:t>
            </w:r>
          </w:p>
          <w:p w:rsidR="00000000" w:rsidDel="00000000" w:rsidP="00000000" w:rsidRDefault="00000000" w:rsidRPr="00000000" w14:paraId="00000113">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14">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15">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16">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17">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18">
            <w:pPr>
              <w:widowControl w:val="0"/>
              <w:spacing w:before="0" w:line="240" w:lineRule="auto"/>
              <w:ind w:right="320"/>
              <w:rPr>
                <w:b w:val="1"/>
                <w:sz w:val="20"/>
                <w:szCs w:val="20"/>
              </w:rPr>
            </w:pPr>
            <w:r w:rsidDel="00000000" w:rsidR="00000000" w:rsidRPr="00000000">
              <w:rPr>
                <w:b w:val="1"/>
                <w:sz w:val="20"/>
                <w:szCs w:val="20"/>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1A">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1B">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1C">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11D">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1E">
            <w:pPr>
              <w:widowControl w:val="0"/>
              <w:spacing w:before="0" w:line="240" w:lineRule="auto"/>
              <w:ind w:right="320"/>
              <w:rPr>
                <w:b w:val="1"/>
                <w:sz w:val="20"/>
                <w:szCs w:val="20"/>
              </w:rPr>
            </w:pPr>
            <w:r w:rsidDel="00000000" w:rsidR="00000000" w:rsidRPr="00000000">
              <w:rPr>
                <w:b w:val="1"/>
                <w:sz w:val="20"/>
                <w:szCs w:val="20"/>
                <w:rtl w:val="0"/>
              </w:rPr>
              <w:t xml:space="preserve">l</w:t>
            </w:r>
          </w:p>
          <w:p w:rsidR="00000000" w:rsidDel="00000000" w:rsidP="00000000" w:rsidRDefault="00000000" w:rsidRPr="00000000" w14:paraId="0000011F">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20">
            <w:pPr>
              <w:widowControl w:val="0"/>
              <w:spacing w:before="0" w:line="240" w:lineRule="auto"/>
              <w:ind w:right="320"/>
              <w:rPr>
                <w:b w:val="1"/>
                <w:sz w:val="20"/>
                <w:szCs w:val="20"/>
              </w:rPr>
            </w:pPr>
            <w:r w:rsidDel="00000000" w:rsidR="00000000" w:rsidRPr="00000000">
              <w:rPr>
                <w:b w:val="1"/>
                <w:sz w:val="20"/>
                <w:szCs w:val="20"/>
                <w:rtl w:val="0"/>
              </w:rPr>
              <w:t xml:space="preserve">y</w:t>
            </w:r>
          </w:p>
          <w:p w:rsidR="00000000" w:rsidDel="00000000" w:rsidP="00000000" w:rsidRDefault="00000000" w:rsidRPr="00000000" w14:paraId="00000121">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122">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23">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24">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125">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27">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28">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129">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12A">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2B">
            <w:pPr>
              <w:widowControl w:val="0"/>
              <w:spacing w:before="0" w:line="240" w:lineRule="auto"/>
              <w:ind w:right="320"/>
              <w:rPr>
                <w:b w:val="1"/>
                <w:sz w:val="20"/>
                <w:szCs w:val="20"/>
              </w:rPr>
            </w:pPr>
            <w:r w:rsidDel="00000000" w:rsidR="00000000" w:rsidRPr="00000000">
              <w:rPr>
                <w:b w:val="1"/>
                <w:sz w:val="20"/>
                <w:szCs w:val="20"/>
                <w:rtl w:val="0"/>
              </w:rPr>
              <w:t xml:space="preserve">g</w:t>
            </w:r>
          </w:p>
          <w:p w:rsidR="00000000" w:rsidDel="00000000" w:rsidP="00000000" w:rsidRDefault="00000000" w:rsidRPr="00000000" w14:paraId="0000012C">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2D">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2E">
            <w:pPr>
              <w:widowControl w:val="0"/>
              <w:spacing w:before="0" w:line="240" w:lineRule="auto"/>
              <w:ind w:right="320"/>
              <w:rPr>
                <w:b w:val="1"/>
                <w:sz w:val="20"/>
                <w:szCs w:val="20"/>
              </w:rPr>
            </w:pPr>
            <w:r w:rsidDel="00000000" w:rsidR="00000000" w:rsidRPr="00000000">
              <w:rPr>
                <w:b w:val="1"/>
                <w:sz w:val="20"/>
                <w:szCs w:val="20"/>
                <w:rtl w:val="0"/>
              </w:rPr>
              <w:t xml:space="preserve">d</w:t>
            </w:r>
          </w:p>
          <w:p w:rsidR="00000000" w:rsidDel="00000000" w:rsidP="00000000" w:rsidRDefault="00000000" w:rsidRPr="00000000" w14:paraId="0000012F">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30">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31">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132">
            <w:pPr>
              <w:widowControl w:val="0"/>
              <w:spacing w:before="0" w:line="240" w:lineRule="auto"/>
              <w:ind w:right="320"/>
              <w:rPr>
                <w:b w:val="1"/>
                <w:sz w:val="20"/>
                <w:szCs w:val="20"/>
              </w:rPr>
            </w:pPr>
            <w:r w:rsidDel="00000000" w:rsidR="00000000" w:rsidRPr="00000000">
              <w:rPr>
                <w:b w:val="1"/>
                <w:sz w:val="20"/>
                <w:szCs w:val="20"/>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34">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35">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136">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37">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38">
            <w:pPr>
              <w:widowControl w:val="0"/>
              <w:spacing w:before="0" w:line="240" w:lineRule="auto"/>
              <w:ind w:right="320"/>
              <w:rPr>
                <w:b w:val="1"/>
                <w:sz w:val="20"/>
                <w:szCs w:val="20"/>
              </w:rPr>
            </w:pPr>
            <w:r w:rsidDel="00000000" w:rsidR="00000000" w:rsidRPr="00000000">
              <w:rPr>
                <w:b w:val="1"/>
                <w:sz w:val="20"/>
                <w:szCs w:val="20"/>
                <w:rtl w:val="0"/>
              </w:rPr>
              <w:t xml:space="preserve">l</w:t>
            </w:r>
          </w:p>
          <w:p w:rsidR="00000000" w:rsidDel="00000000" w:rsidP="00000000" w:rsidRDefault="00000000" w:rsidRPr="00000000" w14:paraId="00000139">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13A">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3B">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3C">
            <w:pPr>
              <w:widowControl w:val="0"/>
              <w:spacing w:before="0" w:line="240" w:lineRule="auto"/>
              <w:ind w:right="320"/>
              <w:rPr>
                <w:b w:val="1"/>
                <w:sz w:val="20"/>
                <w:szCs w:val="20"/>
              </w:rPr>
            </w:pPr>
            <w:r w:rsidDel="00000000" w:rsidR="00000000" w:rsidRPr="00000000">
              <w:rPr>
                <w:b w:val="1"/>
                <w:sz w:val="20"/>
                <w:szCs w:val="20"/>
                <w:rtl w:val="0"/>
              </w:rPr>
              <w:t xml:space="preserve">y</w:t>
            </w:r>
          </w:p>
          <w:p w:rsidR="00000000" w:rsidDel="00000000" w:rsidP="00000000" w:rsidRDefault="00000000" w:rsidRPr="00000000" w14:paraId="0000013D">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3E">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3F">
            <w:pPr>
              <w:widowControl w:val="0"/>
              <w:spacing w:before="0" w:line="240" w:lineRule="auto"/>
              <w:ind w:right="320"/>
              <w:rPr>
                <w:b w:val="1"/>
                <w:sz w:val="20"/>
                <w:szCs w:val="20"/>
              </w:rPr>
            </w:pPr>
            <w:r w:rsidDel="00000000" w:rsidR="00000000" w:rsidRPr="00000000">
              <w:rPr>
                <w:b w:val="1"/>
                <w:sz w:val="20"/>
                <w:szCs w:val="20"/>
                <w:rtl w:val="0"/>
              </w:rPr>
              <w:t xml:space="preserve">d</w:t>
            </w:r>
          </w:p>
          <w:p w:rsidR="00000000" w:rsidDel="00000000" w:rsidP="00000000" w:rsidRDefault="00000000" w:rsidRPr="00000000" w14:paraId="00000140">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41">
            <w:pPr>
              <w:widowControl w:val="0"/>
              <w:spacing w:before="0" w:line="240" w:lineRule="auto"/>
              <w:ind w:right="320"/>
              <w:rPr>
                <w:b w:val="1"/>
                <w:sz w:val="20"/>
                <w:szCs w:val="20"/>
              </w:rPr>
            </w:pPr>
            <w:r w:rsidDel="00000000" w:rsidR="00000000" w:rsidRPr="00000000">
              <w:rPr>
                <w:b w:val="1"/>
                <w:sz w:val="20"/>
                <w:szCs w:val="20"/>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43">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44">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45">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46">
            <w:pPr>
              <w:widowControl w:val="0"/>
              <w:spacing w:before="0" w:line="240" w:lineRule="auto"/>
              <w:ind w:right="320"/>
              <w:rPr>
                <w:b w:val="1"/>
                <w:sz w:val="20"/>
                <w:szCs w:val="20"/>
              </w:rPr>
            </w:pPr>
            <w:r w:rsidDel="00000000" w:rsidR="00000000" w:rsidRPr="00000000">
              <w:rPr>
                <w:b w:val="1"/>
                <w:sz w:val="20"/>
                <w:szCs w:val="20"/>
                <w:rtl w:val="0"/>
              </w:rPr>
              <w:t xml:space="preserve">l</w:t>
            </w:r>
          </w:p>
          <w:p w:rsidR="00000000" w:rsidDel="00000000" w:rsidP="00000000" w:rsidRDefault="00000000" w:rsidRPr="00000000" w14:paraId="00000147">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48">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149">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4A">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4B">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14C">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4D">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4E">
            <w:pPr>
              <w:widowControl w:val="0"/>
              <w:spacing w:before="0" w:line="240" w:lineRule="auto"/>
              <w:ind w:right="320"/>
              <w:rPr>
                <w:b w:val="1"/>
                <w:sz w:val="20"/>
                <w:szCs w:val="20"/>
              </w:rPr>
            </w:pPr>
            <w:r w:rsidDel="00000000" w:rsidR="00000000" w:rsidRPr="00000000">
              <w:rPr>
                <w:b w:val="1"/>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50">
            <w:pPr>
              <w:widowControl w:val="0"/>
              <w:spacing w:before="0" w:line="240" w:lineRule="auto"/>
              <w:ind w:right="320"/>
              <w:rPr>
                <w:b w:val="1"/>
                <w:sz w:val="20"/>
                <w:szCs w:val="20"/>
              </w:rPr>
            </w:pPr>
            <w:r w:rsidDel="00000000" w:rsidR="00000000" w:rsidRPr="00000000">
              <w:rPr>
                <w:b w:val="1"/>
                <w:sz w:val="20"/>
                <w:szCs w:val="20"/>
                <w:rtl w:val="0"/>
              </w:rPr>
              <w:t xml:space="preserve">g</w:t>
            </w:r>
          </w:p>
          <w:p w:rsidR="00000000" w:rsidDel="00000000" w:rsidP="00000000" w:rsidRDefault="00000000" w:rsidRPr="00000000" w14:paraId="00000151">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52">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53">
            <w:pPr>
              <w:widowControl w:val="0"/>
              <w:spacing w:before="0" w:line="240" w:lineRule="auto"/>
              <w:ind w:right="320"/>
              <w:rPr>
                <w:b w:val="1"/>
                <w:sz w:val="20"/>
                <w:szCs w:val="20"/>
              </w:rPr>
            </w:pPr>
            <w:r w:rsidDel="00000000" w:rsidR="00000000" w:rsidRPr="00000000">
              <w:rPr>
                <w:b w:val="1"/>
                <w:sz w:val="20"/>
                <w:szCs w:val="20"/>
                <w:rtl w:val="0"/>
              </w:rPr>
              <w:t xml:space="preserve">g</w:t>
            </w:r>
          </w:p>
          <w:p w:rsidR="00000000" w:rsidDel="00000000" w:rsidP="00000000" w:rsidRDefault="00000000" w:rsidRPr="00000000" w14:paraId="00000154">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55">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56">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57">
            <w:pPr>
              <w:widowControl w:val="0"/>
              <w:spacing w:before="0" w:line="240" w:lineRule="auto"/>
              <w:ind w:right="320"/>
              <w:rPr>
                <w:b w:val="1"/>
                <w:sz w:val="20"/>
                <w:szCs w:val="20"/>
              </w:rPr>
            </w:pPr>
            <w:r w:rsidDel="00000000" w:rsidR="00000000" w:rsidRPr="00000000">
              <w:rPr>
                <w:b w:val="1"/>
                <w:sz w:val="20"/>
                <w:szCs w:val="20"/>
                <w:rtl w:val="0"/>
              </w:rPr>
              <w:t xml:space="preserve">d.</w:t>
            </w:r>
          </w:p>
          <w:p w:rsidR="00000000" w:rsidDel="00000000" w:rsidP="00000000" w:rsidRDefault="00000000" w:rsidRPr="00000000" w14:paraId="00000158">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59">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5A">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5B">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5C">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5D">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40" w:lineRule="auto"/>
              <w:ind w:right="320"/>
              <w:rPr>
                <w:b w:val="1"/>
                <w:sz w:val="20"/>
                <w:szCs w:val="20"/>
              </w:rPr>
            </w:pPr>
            <w:r w:rsidDel="00000000" w:rsidR="00000000" w:rsidRPr="00000000">
              <w:rPr>
                <w:b w:val="1"/>
                <w:sz w:val="20"/>
                <w:szCs w:val="20"/>
                <w:rtl w:val="0"/>
              </w:rPr>
              <w:t xml:space="preserve">h</w:t>
            </w:r>
          </w:p>
          <w:p w:rsidR="00000000" w:rsidDel="00000000" w:rsidP="00000000" w:rsidRDefault="00000000" w:rsidRPr="00000000" w14:paraId="0000015F">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60">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61">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162">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63">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64">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65">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66">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67">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68">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69">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6A">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6B">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6C">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6D">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6E">
            <w:pPr>
              <w:widowControl w:val="0"/>
              <w:spacing w:before="0" w:line="240" w:lineRule="auto"/>
              <w:ind w:right="320"/>
              <w:rPr>
                <w:b w:val="1"/>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40" w:lineRule="auto"/>
              <w:rPr>
                <w:b w:val="1"/>
                <w:sz w:val="16"/>
                <w:szCs w:val="16"/>
              </w:rPr>
            </w:pPr>
            <w:r w:rsidDel="00000000" w:rsidR="00000000" w:rsidRPr="00000000">
              <w:rPr>
                <w:b w:val="1"/>
                <w:sz w:val="16"/>
                <w:szCs w:val="16"/>
                <w:rtl w:val="0"/>
              </w:rPr>
              <w:t xml:space="preserve">San Diego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rPr>
                <w:sz w:val="16"/>
                <w:szCs w:val="16"/>
              </w:rPr>
            </w:pPr>
            <w:r w:rsidDel="00000000" w:rsidR="00000000" w:rsidRPr="00000000">
              <w:rPr>
                <w:sz w:val="16"/>
                <w:szCs w:val="16"/>
                <w:rtl w:val="0"/>
              </w:rPr>
              <w:t xml:space="preserve">1.92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40" w:lineRule="auto"/>
              <w:rPr>
                <w:sz w:val="16"/>
                <w:szCs w:val="16"/>
              </w:rPr>
            </w:pPr>
            <w:r w:rsidDel="00000000" w:rsidR="00000000" w:rsidRPr="00000000">
              <w:rPr>
                <w:sz w:val="16"/>
                <w:szCs w:val="16"/>
                <w:rtl w:val="0"/>
              </w:rPr>
              <w:t xml:space="preserve">82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rPr>
                <w:sz w:val="16"/>
                <w:szCs w:val="16"/>
              </w:rPr>
            </w:pPr>
            <w:r w:rsidDel="00000000" w:rsidR="00000000" w:rsidRPr="00000000">
              <w:rPr>
                <w:sz w:val="16"/>
                <w:szCs w:val="16"/>
                <w:rtl w:val="0"/>
              </w:rPr>
              <w:t xml:space="preserve">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rPr>
                <w:sz w:val="16"/>
                <w:szCs w:val="16"/>
              </w:rPr>
            </w:pPr>
            <w:r w:rsidDel="00000000" w:rsidR="00000000" w:rsidRPr="00000000">
              <w:rPr>
                <w:sz w:val="16"/>
                <w:szCs w:val="16"/>
                <w:rtl w:val="0"/>
              </w:rPr>
              <w:t xml:space="preserve">703.780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spacing w:before="0" w:line="240" w:lineRule="auto"/>
              <w:rPr>
                <w:sz w:val="16"/>
                <w:szCs w:val="16"/>
              </w:rPr>
            </w:pPr>
            <w:r w:rsidDel="00000000" w:rsidR="00000000" w:rsidRPr="00000000">
              <w:rPr>
                <w:sz w:val="16"/>
                <w:szCs w:val="16"/>
                <w:rtl w:val="0"/>
              </w:rPr>
              <w:t xml:space="preserve">0.0729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240" w:lineRule="auto"/>
              <w:rPr>
                <w:sz w:val="16"/>
                <w:szCs w:val="16"/>
              </w:rPr>
            </w:pPr>
            <w:r w:rsidDel="00000000" w:rsidR="00000000" w:rsidRPr="00000000">
              <w:rPr>
                <w:sz w:val="16"/>
                <w:szCs w:val="16"/>
                <w:rtl w:val="0"/>
              </w:rPr>
              <w:t xml:space="preserve">0.1021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40" w:lineRule="auto"/>
              <w:rPr>
                <w:sz w:val="16"/>
                <w:szCs w:val="16"/>
              </w:rPr>
            </w:pPr>
            <w:r w:rsidDel="00000000" w:rsidR="00000000" w:rsidRPr="00000000">
              <w:rPr>
                <w:sz w:val="16"/>
                <w:szCs w:val="16"/>
                <w:rtl w:val="0"/>
              </w:rPr>
              <w:t xml:space="preserve">0.4089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40" w:lineRule="auto"/>
              <w:rPr>
                <w:sz w:val="16"/>
                <w:szCs w:val="16"/>
              </w:rPr>
            </w:pPr>
            <w:r w:rsidDel="00000000" w:rsidR="00000000" w:rsidRPr="00000000">
              <w:rPr>
                <w:sz w:val="16"/>
                <w:szCs w:val="16"/>
                <w:rtl w:val="0"/>
              </w:rPr>
              <w:t xml:space="preserve">0.1769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spacing w:before="0" w:line="240" w:lineRule="auto"/>
              <w:rPr>
                <w:sz w:val="16"/>
                <w:szCs w:val="16"/>
              </w:rPr>
            </w:pPr>
            <w:r w:rsidDel="00000000" w:rsidR="00000000" w:rsidRPr="00000000">
              <w:rPr>
                <w:sz w:val="16"/>
                <w:szCs w:val="16"/>
                <w:rtl w:val="0"/>
              </w:rPr>
              <w:t xml:space="preserve">-0.0231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40" w:lineRule="auto"/>
              <w:rPr>
                <w:sz w:val="16"/>
                <w:szCs w:val="16"/>
              </w:rPr>
            </w:pPr>
            <w:r w:rsidDel="00000000" w:rsidR="00000000" w:rsidRPr="00000000">
              <w:rPr>
                <w:sz w:val="16"/>
                <w:szCs w:val="16"/>
                <w:rtl w:val="0"/>
              </w:rPr>
              <w:t xml:space="preserve">0.4399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40" w:lineRule="auto"/>
              <w:rPr>
                <w:b w:val="1"/>
                <w:sz w:val="16"/>
                <w:szCs w:val="16"/>
              </w:rPr>
            </w:pPr>
            <w:r w:rsidDel="00000000" w:rsidR="00000000" w:rsidRPr="00000000">
              <w:rPr>
                <w:b w:val="1"/>
                <w:sz w:val="16"/>
                <w:szCs w:val="16"/>
                <w:rtl w:val="0"/>
              </w:rPr>
              <w:t xml:space="preserve">Puerta Bonita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40" w:lineRule="auto"/>
              <w:rPr>
                <w:sz w:val="16"/>
                <w:szCs w:val="16"/>
              </w:rPr>
            </w:pPr>
            <w:r w:rsidDel="00000000" w:rsidR="00000000" w:rsidRPr="00000000">
              <w:rPr>
                <w:sz w:val="16"/>
                <w:szCs w:val="16"/>
                <w:rtl w:val="0"/>
              </w:rPr>
              <w:t xml:space="preserve">1.94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rPr>
                <w:sz w:val="16"/>
                <w:szCs w:val="16"/>
              </w:rPr>
            </w:pPr>
            <w:r w:rsidDel="00000000" w:rsidR="00000000" w:rsidRPr="00000000">
              <w:rPr>
                <w:sz w:val="16"/>
                <w:szCs w:val="16"/>
                <w:rtl w:val="0"/>
              </w:rPr>
              <w:t xml:space="preserve">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40" w:lineRule="auto"/>
              <w:rPr>
                <w:sz w:val="16"/>
                <w:szCs w:val="16"/>
              </w:rPr>
            </w:pPr>
            <w:r w:rsidDel="00000000" w:rsidR="00000000" w:rsidRPr="00000000">
              <w:rPr>
                <w:sz w:val="16"/>
                <w:szCs w:val="16"/>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40" w:lineRule="auto"/>
              <w:rPr>
                <w:sz w:val="16"/>
                <w:szCs w:val="16"/>
              </w:rPr>
            </w:pPr>
            <w:r w:rsidDel="00000000" w:rsidR="00000000" w:rsidRPr="00000000">
              <w:rPr>
                <w:sz w:val="16"/>
                <w:szCs w:val="16"/>
                <w:rtl w:val="0"/>
              </w:rPr>
              <w:t xml:space="preserve">607.727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40" w:lineRule="auto"/>
              <w:rPr>
                <w:sz w:val="16"/>
                <w:szCs w:val="16"/>
              </w:rPr>
            </w:pPr>
            <w:r w:rsidDel="00000000" w:rsidR="00000000" w:rsidRPr="00000000">
              <w:rPr>
                <w:sz w:val="16"/>
                <w:szCs w:val="16"/>
                <w:rtl w:val="0"/>
              </w:rPr>
              <w:t xml:space="preserve">0.0658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40" w:lineRule="auto"/>
              <w:rPr>
                <w:sz w:val="16"/>
                <w:szCs w:val="16"/>
              </w:rPr>
            </w:pPr>
            <w:r w:rsidDel="00000000" w:rsidR="00000000" w:rsidRPr="00000000">
              <w:rPr>
                <w:sz w:val="16"/>
                <w:szCs w:val="16"/>
                <w:rtl w:val="0"/>
              </w:rPr>
              <w:t xml:space="preserve">0.1121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40" w:lineRule="auto"/>
              <w:rPr>
                <w:sz w:val="16"/>
                <w:szCs w:val="16"/>
              </w:rPr>
            </w:pPr>
            <w:r w:rsidDel="00000000" w:rsidR="00000000" w:rsidRPr="00000000">
              <w:rPr>
                <w:sz w:val="16"/>
                <w:szCs w:val="16"/>
                <w:rtl w:val="0"/>
              </w:rPr>
              <w:t xml:space="preserve">0.3841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40" w:lineRule="auto"/>
              <w:rPr>
                <w:sz w:val="16"/>
                <w:szCs w:val="16"/>
              </w:rPr>
            </w:pPr>
            <w:r w:rsidDel="00000000" w:rsidR="00000000" w:rsidRPr="00000000">
              <w:rPr>
                <w:sz w:val="16"/>
                <w:szCs w:val="16"/>
                <w:rtl w:val="0"/>
              </w:rPr>
              <w:t xml:space="preserve">0.1761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40" w:lineRule="auto"/>
              <w:rPr>
                <w:sz w:val="16"/>
                <w:szCs w:val="16"/>
              </w:rPr>
            </w:pPr>
            <w:r w:rsidDel="00000000" w:rsidR="00000000" w:rsidRPr="00000000">
              <w:rPr>
                <w:sz w:val="16"/>
                <w:szCs w:val="16"/>
                <w:rtl w:val="0"/>
              </w:rPr>
              <w:t xml:space="preserve">-0.0205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rPr>
                <w:sz w:val="16"/>
                <w:szCs w:val="16"/>
              </w:rPr>
            </w:pPr>
            <w:r w:rsidDel="00000000" w:rsidR="00000000" w:rsidRPr="00000000">
              <w:rPr>
                <w:sz w:val="16"/>
                <w:szCs w:val="16"/>
                <w:rtl w:val="0"/>
              </w:rPr>
              <w:t xml:space="preserve">0.4103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40" w:lineRule="auto"/>
              <w:rPr>
                <w:b w:val="1"/>
                <w:sz w:val="16"/>
                <w:szCs w:val="16"/>
              </w:rPr>
            </w:pPr>
            <w:r w:rsidDel="00000000" w:rsidR="00000000" w:rsidRPr="00000000">
              <w:rPr>
                <w:b w:val="1"/>
                <w:sz w:val="16"/>
                <w:szCs w:val="16"/>
                <w:rtl w:val="0"/>
              </w:rPr>
              <w:t xml:space="preserve">Almendrales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40" w:lineRule="auto"/>
              <w:rPr>
                <w:sz w:val="16"/>
                <w:szCs w:val="16"/>
              </w:rPr>
            </w:pPr>
            <w:r w:rsidDel="00000000" w:rsidR="00000000" w:rsidRPr="00000000">
              <w:rPr>
                <w:sz w:val="16"/>
                <w:szCs w:val="16"/>
                <w:rtl w:val="0"/>
              </w:rPr>
              <w:t xml:space="preserve">2.18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rPr>
                <w:sz w:val="16"/>
                <w:szCs w:val="16"/>
              </w:rPr>
            </w:pPr>
            <w:r w:rsidDel="00000000" w:rsidR="00000000" w:rsidRPr="00000000">
              <w:rPr>
                <w:sz w:val="16"/>
                <w:szCs w:val="16"/>
                <w:rtl w:val="0"/>
              </w:rPr>
              <w:t xml:space="preserve">436.400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240" w:lineRule="auto"/>
              <w:rPr>
                <w:sz w:val="16"/>
                <w:szCs w:val="16"/>
              </w:rPr>
            </w:pPr>
            <w:r w:rsidDel="00000000" w:rsidR="00000000" w:rsidRPr="00000000">
              <w:rPr>
                <w:sz w:val="16"/>
                <w:szCs w:val="16"/>
                <w:rtl w:val="0"/>
              </w:rPr>
              <w:t xml:space="preserve">0.0616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rPr>
                <w:sz w:val="16"/>
                <w:szCs w:val="16"/>
              </w:rPr>
            </w:pPr>
            <w:r w:rsidDel="00000000" w:rsidR="00000000" w:rsidRPr="00000000">
              <w:rPr>
                <w:sz w:val="16"/>
                <w:szCs w:val="16"/>
                <w:rtl w:val="0"/>
              </w:rPr>
              <w:t xml:space="preserve">0.1149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rPr>
                <w:sz w:val="16"/>
                <w:szCs w:val="16"/>
              </w:rPr>
            </w:pPr>
            <w:r w:rsidDel="00000000" w:rsidR="00000000" w:rsidRPr="00000000">
              <w:rPr>
                <w:sz w:val="16"/>
                <w:szCs w:val="16"/>
                <w:rtl w:val="0"/>
              </w:rPr>
              <w:t xml:space="preserve">0.3963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rPr>
                <w:sz w:val="16"/>
                <w:szCs w:val="16"/>
              </w:rPr>
            </w:pPr>
            <w:r w:rsidDel="00000000" w:rsidR="00000000" w:rsidRPr="00000000">
              <w:rPr>
                <w:sz w:val="16"/>
                <w:szCs w:val="16"/>
                <w:rtl w:val="0"/>
              </w:rPr>
              <w:t xml:space="preserve">0.1880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rPr>
                <w:sz w:val="16"/>
                <w:szCs w:val="16"/>
              </w:rPr>
            </w:pPr>
            <w:r w:rsidDel="00000000" w:rsidR="00000000" w:rsidRPr="00000000">
              <w:rPr>
                <w:sz w:val="16"/>
                <w:szCs w:val="16"/>
                <w:rtl w:val="0"/>
              </w:rPr>
              <w:t xml:space="preserve">-0.0203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rPr>
                <w:sz w:val="16"/>
                <w:szCs w:val="16"/>
              </w:rPr>
            </w:pPr>
            <w:r w:rsidDel="00000000" w:rsidR="00000000" w:rsidRPr="00000000">
              <w:rPr>
                <w:sz w:val="16"/>
                <w:szCs w:val="16"/>
                <w:rtl w:val="0"/>
              </w:rPr>
              <w:t xml:space="preserve">0.4418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rPr>
                <w:b w:val="1"/>
                <w:sz w:val="16"/>
                <w:szCs w:val="16"/>
              </w:rPr>
            </w:pPr>
            <w:r w:rsidDel="00000000" w:rsidR="00000000" w:rsidRPr="00000000">
              <w:rPr>
                <w:b w:val="1"/>
                <w:sz w:val="16"/>
                <w:szCs w:val="16"/>
                <w:rtl w:val="0"/>
              </w:rPr>
              <w:t xml:space="preserve">Numancia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rPr>
                <w:sz w:val="16"/>
                <w:szCs w:val="16"/>
              </w:rPr>
            </w:pPr>
            <w:r w:rsidDel="00000000" w:rsidR="00000000" w:rsidRPr="00000000">
              <w:rPr>
                <w:sz w:val="16"/>
                <w:szCs w:val="16"/>
                <w:rtl w:val="0"/>
              </w:rPr>
              <w:t xml:space="preserve">2.08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rPr>
                <w:sz w:val="16"/>
                <w:szCs w:val="16"/>
              </w:rPr>
            </w:pPr>
            <w:r w:rsidDel="00000000" w:rsidR="00000000" w:rsidRPr="00000000">
              <w:rPr>
                <w:sz w:val="16"/>
                <w:szCs w:val="16"/>
                <w:rtl w:val="0"/>
              </w:rPr>
              <w:t xml:space="preserve">59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rPr>
                <w:sz w:val="16"/>
                <w:szCs w:val="16"/>
              </w:rPr>
            </w:pPr>
            <w:r w:rsidDel="00000000" w:rsidR="00000000" w:rsidRPr="00000000">
              <w:rPr>
                <w:sz w:val="16"/>
                <w:szCs w:val="16"/>
                <w:rtl w:val="0"/>
              </w:rPr>
              <w:t xml:space="preserve">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rPr>
                <w:sz w:val="16"/>
                <w:szCs w:val="16"/>
              </w:rPr>
            </w:pPr>
            <w:r w:rsidDel="00000000" w:rsidR="00000000" w:rsidRPr="00000000">
              <w:rPr>
                <w:sz w:val="16"/>
                <w:szCs w:val="16"/>
                <w:rtl w:val="0"/>
              </w:rPr>
              <w:t xml:space="preserve">528.305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rPr>
                <w:sz w:val="16"/>
                <w:szCs w:val="16"/>
              </w:rPr>
            </w:pPr>
            <w:r w:rsidDel="00000000" w:rsidR="00000000" w:rsidRPr="00000000">
              <w:rPr>
                <w:sz w:val="16"/>
                <w:szCs w:val="16"/>
                <w:rtl w:val="0"/>
              </w:rPr>
              <w:t xml:space="preserve">0.0712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40" w:lineRule="auto"/>
              <w:rPr>
                <w:sz w:val="16"/>
                <w:szCs w:val="16"/>
              </w:rPr>
            </w:pPr>
            <w:r w:rsidDel="00000000" w:rsidR="00000000" w:rsidRPr="00000000">
              <w:rPr>
                <w:sz w:val="16"/>
                <w:szCs w:val="16"/>
                <w:rtl w:val="0"/>
              </w:rPr>
              <w:t xml:space="preserve">0.1156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rPr>
                <w:sz w:val="16"/>
                <w:szCs w:val="16"/>
              </w:rPr>
            </w:pPr>
            <w:r w:rsidDel="00000000" w:rsidR="00000000" w:rsidRPr="00000000">
              <w:rPr>
                <w:sz w:val="16"/>
                <w:szCs w:val="16"/>
                <w:rtl w:val="0"/>
              </w:rPr>
              <w:t xml:space="preserve">0.3709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rPr>
                <w:sz w:val="16"/>
                <w:szCs w:val="16"/>
              </w:rPr>
            </w:pPr>
            <w:r w:rsidDel="00000000" w:rsidR="00000000" w:rsidRPr="00000000">
              <w:rPr>
                <w:sz w:val="16"/>
                <w:szCs w:val="16"/>
                <w:rtl w:val="0"/>
              </w:rPr>
              <w:t xml:space="preserve">0.1843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rPr>
                <w:sz w:val="16"/>
                <w:szCs w:val="16"/>
              </w:rPr>
            </w:pPr>
            <w:r w:rsidDel="00000000" w:rsidR="00000000" w:rsidRPr="00000000">
              <w:rPr>
                <w:sz w:val="16"/>
                <w:szCs w:val="16"/>
                <w:rtl w:val="0"/>
              </w:rPr>
              <w:t xml:space="preserve">-0.0076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rPr>
                <w:sz w:val="16"/>
                <w:szCs w:val="16"/>
              </w:rPr>
            </w:pPr>
            <w:r w:rsidDel="00000000" w:rsidR="00000000" w:rsidRPr="00000000">
              <w:rPr>
                <w:sz w:val="16"/>
                <w:szCs w:val="16"/>
                <w:rtl w:val="0"/>
              </w:rPr>
              <w:t xml:space="preserve">0.4260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rPr>
                <w:b w:val="1"/>
                <w:sz w:val="16"/>
                <w:szCs w:val="16"/>
              </w:rPr>
            </w:pPr>
            <w:r w:rsidDel="00000000" w:rsidR="00000000" w:rsidRPr="00000000">
              <w:rPr>
                <w:b w:val="1"/>
                <w:sz w:val="16"/>
                <w:szCs w:val="16"/>
                <w:rtl w:val="0"/>
              </w:rPr>
              <w:t xml:space="preserve">Vista Alegre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rPr>
                <w:sz w:val="16"/>
                <w:szCs w:val="16"/>
              </w:rPr>
            </w:pPr>
            <w:r w:rsidDel="00000000" w:rsidR="00000000" w:rsidRPr="00000000">
              <w:rPr>
                <w:sz w:val="16"/>
                <w:szCs w:val="16"/>
                <w:rtl w:val="0"/>
              </w:rPr>
              <w:t xml:space="preserve">2.04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240" w:lineRule="auto"/>
              <w:rPr>
                <w:sz w:val="16"/>
                <w:szCs w:val="16"/>
              </w:rPr>
            </w:pPr>
            <w:r w:rsidDel="00000000" w:rsidR="00000000" w:rsidRPr="00000000">
              <w:rPr>
                <w:sz w:val="16"/>
                <w:szCs w:val="16"/>
                <w:rtl w:val="0"/>
              </w:rPr>
              <w:t xml:space="preserve">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rPr>
                <w:sz w:val="16"/>
                <w:szCs w:val="16"/>
              </w:rPr>
            </w:pPr>
            <w:r w:rsidDel="00000000" w:rsidR="00000000" w:rsidRPr="00000000">
              <w:rPr>
                <w:sz w:val="16"/>
                <w:szCs w:val="16"/>
                <w:rtl w:val="0"/>
              </w:rPr>
              <w:t xml:space="preserve">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rPr>
                <w:sz w:val="16"/>
                <w:szCs w:val="16"/>
              </w:rPr>
            </w:pPr>
            <w:r w:rsidDel="00000000" w:rsidR="00000000" w:rsidRPr="00000000">
              <w:rPr>
                <w:sz w:val="16"/>
                <w:szCs w:val="16"/>
                <w:rtl w:val="0"/>
              </w:rPr>
              <w:t xml:space="preserve">452.250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rPr>
                <w:sz w:val="16"/>
                <w:szCs w:val="16"/>
              </w:rPr>
            </w:pPr>
            <w:r w:rsidDel="00000000" w:rsidR="00000000" w:rsidRPr="00000000">
              <w:rPr>
                <w:sz w:val="16"/>
                <w:szCs w:val="16"/>
                <w:rtl w:val="0"/>
              </w:rPr>
              <w:t xml:space="preserve">0.0055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rPr>
                <w:sz w:val="16"/>
                <w:szCs w:val="16"/>
              </w:rPr>
            </w:pPr>
            <w:r w:rsidDel="00000000" w:rsidR="00000000" w:rsidRPr="00000000">
              <w:rPr>
                <w:sz w:val="16"/>
                <w:szCs w:val="16"/>
                <w:rtl w:val="0"/>
              </w:rPr>
              <w:t xml:space="preserve">0.1230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rPr>
                <w:sz w:val="16"/>
                <w:szCs w:val="16"/>
              </w:rPr>
            </w:pPr>
            <w:r w:rsidDel="00000000" w:rsidR="00000000" w:rsidRPr="00000000">
              <w:rPr>
                <w:sz w:val="16"/>
                <w:szCs w:val="16"/>
                <w:rtl w:val="0"/>
              </w:rPr>
              <w:t xml:space="preserve">0.3748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rPr>
                <w:sz w:val="16"/>
                <w:szCs w:val="16"/>
              </w:rPr>
            </w:pPr>
            <w:r w:rsidDel="00000000" w:rsidR="00000000" w:rsidRPr="00000000">
              <w:rPr>
                <w:sz w:val="16"/>
                <w:szCs w:val="16"/>
                <w:rtl w:val="0"/>
              </w:rPr>
              <w:t xml:space="preserve">0.1717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rPr>
                <w:sz w:val="16"/>
                <w:szCs w:val="16"/>
              </w:rPr>
            </w:pPr>
            <w:r w:rsidDel="00000000" w:rsidR="00000000" w:rsidRPr="00000000">
              <w:rPr>
                <w:sz w:val="16"/>
                <w:szCs w:val="16"/>
                <w:rtl w:val="0"/>
              </w:rPr>
              <w:t xml:space="preserve">-0.0139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rPr>
                <w:sz w:val="16"/>
                <w:szCs w:val="16"/>
              </w:rPr>
            </w:pPr>
            <w:r w:rsidDel="00000000" w:rsidR="00000000" w:rsidRPr="00000000">
              <w:rPr>
                <w:sz w:val="16"/>
                <w:szCs w:val="16"/>
                <w:rtl w:val="0"/>
              </w:rPr>
              <w:t xml:space="preserve">0.3801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40" w:lineRule="auto"/>
              <w:rPr>
                <w:b w:val="1"/>
                <w:sz w:val="16"/>
                <w:szCs w:val="16"/>
              </w:rPr>
            </w:pPr>
            <w:r w:rsidDel="00000000" w:rsidR="00000000" w:rsidRPr="00000000">
              <w:rPr>
                <w:b w:val="1"/>
                <w:sz w:val="16"/>
                <w:szCs w:val="16"/>
                <w:rtl w:val="0"/>
              </w:rPr>
              <w:t xml:space="preserve">Palomeras Bajas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rPr>
                <w:sz w:val="16"/>
                <w:szCs w:val="16"/>
              </w:rPr>
            </w:pPr>
            <w:r w:rsidDel="00000000" w:rsidR="00000000" w:rsidRPr="00000000">
              <w:rPr>
                <w:sz w:val="16"/>
                <w:szCs w:val="16"/>
                <w:rtl w:val="0"/>
              </w:rPr>
              <w:t xml:space="preserve">2.10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rPr>
                <w:sz w:val="16"/>
                <w:szCs w:val="16"/>
              </w:rPr>
            </w:pPr>
            <w:r w:rsidDel="00000000" w:rsidR="00000000" w:rsidRPr="00000000">
              <w:rPr>
                <w:sz w:val="16"/>
                <w:szCs w:val="16"/>
                <w:rtl w:val="0"/>
              </w:rPr>
              <w:t xml:space="preserve">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rPr>
                <w:sz w:val="16"/>
                <w:szCs w:val="16"/>
              </w:rPr>
            </w:pPr>
            <w:r w:rsidDel="00000000" w:rsidR="00000000" w:rsidRPr="00000000">
              <w:rPr>
                <w:sz w:val="16"/>
                <w:szCs w:val="16"/>
                <w:rtl w:val="0"/>
              </w:rPr>
              <w:t xml:space="preserve">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rPr>
                <w:sz w:val="16"/>
                <w:szCs w:val="16"/>
              </w:rPr>
            </w:pPr>
            <w:r w:rsidDel="00000000" w:rsidR="00000000" w:rsidRPr="00000000">
              <w:rPr>
                <w:sz w:val="16"/>
                <w:szCs w:val="16"/>
                <w:rtl w:val="0"/>
              </w:rPr>
              <w:t xml:space="preserve">894.348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40" w:lineRule="auto"/>
              <w:rPr>
                <w:sz w:val="16"/>
                <w:szCs w:val="16"/>
              </w:rPr>
            </w:pPr>
            <w:r w:rsidDel="00000000" w:rsidR="00000000" w:rsidRPr="00000000">
              <w:rPr>
                <w:sz w:val="16"/>
                <w:szCs w:val="16"/>
                <w:rtl w:val="0"/>
              </w:rPr>
              <w:t xml:space="preserve">0.0639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rPr>
                <w:sz w:val="16"/>
                <w:szCs w:val="16"/>
              </w:rPr>
            </w:pPr>
            <w:r w:rsidDel="00000000" w:rsidR="00000000" w:rsidRPr="00000000">
              <w:rPr>
                <w:sz w:val="16"/>
                <w:szCs w:val="16"/>
                <w:rtl w:val="0"/>
              </w:rPr>
              <w:t xml:space="preserve">0.1260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rPr>
                <w:sz w:val="16"/>
                <w:szCs w:val="16"/>
              </w:rPr>
            </w:pPr>
            <w:r w:rsidDel="00000000" w:rsidR="00000000" w:rsidRPr="00000000">
              <w:rPr>
                <w:sz w:val="16"/>
                <w:szCs w:val="16"/>
                <w:rtl w:val="0"/>
              </w:rPr>
              <w:t xml:space="preserve">0.3640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40" w:lineRule="auto"/>
              <w:rPr>
                <w:sz w:val="16"/>
                <w:szCs w:val="16"/>
              </w:rPr>
            </w:pPr>
            <w:r w:rsidDel="00000000" w:rsidR="00000000" w:rsidRPr="00000000">
              <w:rPr>
                <w:sz w:val="16"/>
                <w:szCs w:val="16"/>
                <w:rtl w:val="0"/>
              </w:rPr>
              <w:t xml:space="preserve">0.1599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F">
            <w:pPr>
              <w:widowControl w:val="0"/>
              <w:spacing w:before="0" w:line="240" w:lineRule="auto"/>
              <w:rPr>
                <w:sz w:val="16"/>
                <w:szCs w:val="16"/>
              </w:rPr>
            </w:pPr>
            <w:r w:rsidDel="00000000" w:rsidR="00000000" w:rsidRPr="00000000">
              <w:rPr>
                <w:sz w:val="16"/>
                <w:szCs w:val="16"/>
                <w:rtl w:val="0"/>
              </w:rPr>
              <w:t xml:space="preserve">0.0018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240" w:lineRule="auto"/>
              <w:rPr>
                <w:sz w:val="16"/>
                <w:szCs w:val="16"/>
              </w:rPr>
            </w:pPr>
            <w:r w:rsidDel="00000000" w:rsidR="00000000" w:rsidRPr="00000000">
              <w:rPr>
                <w:sz w:val="16"/>
                <w:szCs w:val="16"/>
                <w:rtl w:val="0"/>
              </w:rPr>
              <w:t xml:space="preserve">0.5036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rPr>
                <w:b w:val="1"/>
                <w:sz w:val="16"/>
                <w:szCs w:val="16"/>
              </w:rPr>
            </w:pPr>
            <w:r w:rsidDel="00000000" w:rsidR="00000000" w:rsidRPr="00000000">
              <w:rPr>
                <w:b w:val="1"/>
                <w:sz w:val="16"/>
                <w:szCs w:val="16"/>
                <w:rtl w:val="0"/>
              </w:rPr>
              <w:t xml:space="preserve">San Isidro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240" w:lineRule="auto"/>
              <w:rPr>
                <w:sz w:val="16"/>
                <w:szCs w:val="16"/>
              </w:rPr>
            </w:pPr>
            <w:r w:rsidDel="00000000" w:rsidR="00000000" w:rsidRPr="00000000">
              <w:rPr>
                <w:sz w:val="16"/>
                <w:szCs w:val="16"/>
                <w:rtl w:val="0"/>
              </w:rPr>
              <w:t xml:space="preserve">2.30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240" w:lineRule="auto"/>
              <w:rPr>
                <w:sz w:val="16"/>
                <w:szCs w:val="16"/>
              </w:rPr>
            </w:pPr>
            <w:r w:rsidDel="00000000" w:rsidR="00000000" w:rsidRPr="00000000">
              <w:rPr>
                <w:sz w:val="16"/>
                <w:szCs w:val="16"/>
                <w:rtl w:val="0"/>
              </w:rPr>
              <w:t xml:space="preserve">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240" w:lineRule="auto"/>
              <w:rPr>
                <w:sz w:val="16"/>
                <w:szCs w:val="16"/>
              </w:rPr>
            </w:pPr>
            <w:r w:rsidDel="00000000" w:rsidR="00000000" w:rsidRPr="00000000">
              <w:rPr>
                <w:sz w:val="16"/>
                <w:szCs w:val="16"/>
                <w:rtl w:val="0"/>
              </w:rPr>
              <w:t xml:space="preserve">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240" w:lineRule="auto"/>
              <w:rPr>
                <w:sz w:val="16"/>
                <w:szCs w:val="16"/>
              </w:rPr>
            </w:pPr>
            <w:r w:rsidDel="00000000" w:rsidR="00000000" w:rsidRPr="00000000">
              <w:rPr>
                <w:sz w:val="16"/>
                <w:szCs w:val="16"/>
                <w:rtl w:val="0"/>
              </w:rPr>
              <w:t xml:space="preserve">599.811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240" w:lineRule="auto"/>
              <w:rPr>
                <w:sz w:val="16"/>
                <w:szCs w:val="16"/>
              </w:rPr>
            </w:pPr>
            <w:r w:rsidDel="00000000" w:rsidR="00000000" w:rsidRPr="00000000">
              <w:rPr>
                <w:sz w:val="16"/>
                <w:szCs w:val="16"/>
                <w:rtl w:val="0"/>
              </w:rPr>
              <w:t xml:space="preserve">0.0072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240" w:lineRule="auto"/>
              <w:rPr>
                <w:sz w:val="16"/>
                <w:szCs w:val="16"/>
              </w:rPr>
            </w:pPr>
            <w:r w:rsidDel="00000000" w:rsidR="00000000" w:rsidRPr="00000000">
              <w:rPr>
                <w:sz w:val="16"/>
                <w:szCs w:val="16"/>
                <w:rtl w:val="0"/>
              </w:rPr>
              <w:t xml:space="preserve">0.1428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40" w:lineRule="auto"/>
              <w:rPr>
                <w:sz w:val="16"/>
                <w:szCs w:val="16"/>
              </w:rPr>
            </w:pPr>
            <w:r w:rsidDel="00000000" w:rsidR="00000000" w:rsidRPr="00000000">
              <w:rPr>
                <w:sz w:val="16"/>
                <w:szCs w:val="16"/>
                <w:rtl w:val="0"/>
              </w:rPr>
              <w:t xml:space="preserve">0.3539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rPr>
                <w:sz w:val="16"/>
                <w:szCs w:val="16"/>
              </w:rPr>
            </w:pPr>
            <w:r w:rsidDel="00000000" w:rsidR="00000000" w:rsidRPr="00000000">
              <w:rPr>
                <w:sz w:val="16"/>
                <w:szCs w:val="16"/>
                <w:rtl w:val="0"/>
              </w:rPr>
              <w:t xml:space="preserve">0.1727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rPr>
                <w:sz w:val="16"/>
                <w:szCs w:val="16"/>
              </w:rPr>
            </w:pPr>
            <w:r w:rsidDel="00000000" w:rsidR="00000000" w:rsidRPr="00000000">
              <w:rPr>
                <w:sz w:val="16"/>
                <w:szCs w:val="16"/>
                <w:rtl w:val="0"/>
              </w:rPr>
              <w:t xml:space="preserve">-0.0112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240" w:lineRule="auto"/>
              <w:rPr>
                <w:sz w:val="16"/>
                <w:szCs w:val="16"/>
              </w:rPr>
            </w:pPr>
            <w:r w:rsidDel="00000000" w:rsidR="00000000" w:rsidRPr="00000000">
              <w:rPr>
                <w:sz w:val="16"/>
                <w:szCs w:val="16"/>
                <w:rtl w:val="0"/>
              </w:rPr>
              <w:t xml:space="preserve">0.4295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40" w:lineRule="auto"/>
              <w:rPr>
                <w:b w:val="1"/>
                <w:sz w:val="16"/>
                <w:szCs w:val="16"/>
              </w:rPr>
            </w:pPr>
            <w:r w:rsidDel="00000000" w:rsidR="00000000" w:rsidRPr="00000000">
              <w:rPr>
                <w:b w:val="1"/>
                <w:sz w:val="16"/>
                <w:szCs w:val="16"/>
                <w:rtl w:val="0"/>
              </w:rPr>
              <w:t xml:space="preserve">Canillejas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40" w:lineRule="auto"/>
              <w:rPr>
                <w:sz w:val="16"/>
                <w:szCs w:val="16"/>
              </w:rPr>
            </w:pPr>
            <w:r w:rsidDel="00000000" w:rsidR="00000000" w:rsidRPr="00000000">
              <w:rPr>
                <w:sz w:val="16"/>
                <w:szCs w:val="16"/>
                <w:rtl w:val="0"/>
              </w:rPr>
              <w:t xml:space="preserve">2.36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240" w:lineRule="auto"/>
              <w:rPr>
                <w:sz w:val="16"/>
                <w:szCs w:val="16"/>
              </w:rPr>
            </w:pPr>
            <w:r w:rsidDel="00000000" w:rsidR="00000000" w:rsidRPr="00000000">
              <w:rPr>
                <w:sz w:val="16"/>
                <w:szCs w:val="16"/>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F">
            <w:pPr>
              <w:widowControl w:val="0"/>
              <w:spacing w:before="0" w:line="240" w:lineRule="auto"/>
              <w:rPr>
                <w:sz w:val="16"/>
                <w:szCs w:val="16"/>
              </w:rPr>
            </w:pPr>
            <w:r w:rsidDel="00000000" w:rsidR="00000000" w:rsidRPr="00000000">
              <w:rPr>
                <w:sz w:val="16"/>
                <w:szCs w:val="16"/>
                <w:rtl w:val="0"/>
              </w:rPr>
              <w:t xml:space="preserve">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240" w:lineRule="auto"/>
              <w:rPr>
                <w:sz w:val="16"/>
                <w:szCs w:val="16"/>
              </w:rPr>
            </w:pPr>
            <w:r w:rsidDel="00000000" w:rsidR="00000000" w:rsidRPr="00000000">
              <w:rPr>
                <w:sz w:val="16"/>
                <w:szCs w:val="16"/>
                <w:rtl w:val="0"/>
              </w:rPr>
              <w:t xml:space="preserve">643.500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1">
            <w:pPr>
              <w:widowControl w:val="0"/>
              <w:spacing w:before="0" w:line="240" w:lineRule="auto"/>
              <w:rPr>
                <w:sz w:val="16"/>
                <w:szCs w:val="16"/>
              </w:rPr>
            </w:pPr>
            <w:r w:rsidDel="00000000" w:rsidR="00000000" w:rsidRPr="00000000">
              <w:rPr>
                <w:sz w:val="16"/>
                <w:szCs w:val="16"/>
                <w:rtl w:val="0"/>
              </w:rPr>
              <w:t xml:space="preserve">0.0052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2">
            <w:pPr>
              <w:widowControl w:val="0"/>
              <w:spacing w:before="0" w:line="240" w:lineRule="auto"/>
              <w:rPr>
                <w:sz w:val="16"/>
                <w:szCs w:val="16"/>
              </w:rPr>
            </w:pPr>
            <w:r w:rsidDel="00000000" w:rsidR="00000000" w:rsidRPr="00000000">
              <w:rPr>
                <w:sz w:val="16"/>
                <w:szCs w:val="16"/>
                <w:rtl w:val="0"/>
              </w:rPr>
              <w:t xml:space="preserve">0.1490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240" w:lineRule="auto"/>
              <w:rPr>
                <w:sz w:val="16"/>
                <w:szCs w:val="16"/>
              </w:rPr>
            </w:pPr>
            <w:r w:rsidDel="00000000" w:rsidR="00000000" w:rsidRPr="00000000">
              <w:rPr>
                <w:sz w:val="16"/>
                <w:szCs w:val="16"/>
                <w:rtl w:val="0"/>
              </w:rPr>
              <w:t xml:space="preserve">0.3479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4">
            <w:pPr>
              <w:widowControl w:val="0"/>
              <w:spacing w:before="0" w:line="240" w:lineRule="auto"/>
              <w:rPr>
                <w:sz w:val="16"/>
                <w:szCs w:val="16"/>
              </w:rPr>
            </w:pPr>
            <w:r w:rsidDel="00000000" w:rsidR="00000000" w:rsidRPr="00000000">
              <w:rPr>
                <w:sz w:val="16"/>
                <w:szCs w:val="16"/>
                <w:rtl w:val="0"/>
              </w:rPr>
              <w:t xml:space="preserve">0.1686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widowControl w:val="0"/>
              <w:spacing w:before="0" w:line="240" w:lineRule="auto"/>
              <w:rPr>
                <w:sz w:val="16"/>
                <w:szCs w:val="16"/>
              </w:rPr>
            </w:pPr>
            <w:r w:rsidDel="00000000" w:rsidR="00000000" w:rsidRPr="00000000">
              <w:rPr>
                <w:sz w:val="16"/>
                <w:szCs w:val="16"/>
                <w:rtl w:val="0"/>
              </w:rPr>
              <w:t xml:space="preserve">0.0047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widowControl w:val="0"/>
              <w:spacing w:before="0" w:line="240" w:lineRule="auto"/>
              <w:rPr>
                <w:sz w:val="16"/>
                <w:szCs w:val="16"/>
              </w:rPr>
            </w:pPr>
            <w:r w:rsidDel="00000000" w:rsidR="00000000" w:rsidRPr="00000000">
              <w:rPr>
                <w:sz w:val="16"/>
                <w:szCs w:val="16"/>
                <w:rtl w:val="0"/>
              </w:rPr>
              <w:t xml:space="preserve">0.4595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C7">
            <w:pPr>
              <w:widowControl w:val="0"/>
              <w:spacing w:before="0" w:line="240" w:lineRule="auto"/>
              <w:rPr>
                <w:b w:val="1"/>
                <w:sz w:val="16"/>
                <w:szCs w:val="16"/>
              </w:rPr>
            </w:pPr>
            <w:r w:rsidDel="00000000" w:rsidR="00000000" w:rsidRPr="00000000">
              <w:rPr>
                <w:b w:val="1"/>
                <w:sz w:val="16"/>
                <w:szCs w:val="16"/>
                <w:rtl w:val="0"/>
              </w:rPr>
              <w:t xml:space="preserve">Aluche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240" w:lineRule="auto"/>
              <w:rPr>
                <w:sz w:val="16"/>
                <w:szCs w:val="16"/>
              </w:rPr>
            </w:pPr>
            <w:r w:rsidDel="00000000" w:rsidR="00000000" w:rsidRPr="00000000">
              <w:rPr>
                <w:sz w:val="16"/>
                <w:szCs w:val="16"/>
                <w:rtl w:val="0"/>
              </w:rPr>
              <w:t xml:space="preserve">2.21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240" w:lineRule="auto"/>
              <w:rPr>
                <w:sz w:val="16"/>
                <w:szCs w:val="16"/>
              </w:rPr>
            </w:pPr>
            <w:r w:rsidDel="00000000" w:rsidR="00000000" w:rsidRPr="00000000">
              <w:rPr>
                <w:sz w:val="16"/>
                <w:szCs w:val="16"/>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widowControl w:val="0"/>
              <w:spacing w:before="0" w:line="240" w:lineRule="auto"/>
              <w:rPr>
                <w:sz w:val="16"/>
                <w:szCs w:val="16"/>
              </w:rPr>
            </w:pPr>
            <w:r w:rsidDel="00000000" w:rsidR="00000000" w:rsidRPr="00000000">
              <w:rPr>
                <w:sz w:val="16"/>
                <w:szCs w:val="16"/>
                <w:rtl w:val="0"/>
              </w:rPr>
              <w:t xml:space="preserve">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widowControl w:val="0"/>
              <w:spacing w:before="0" w:line="240" w:lineRule="auto"/>
              <w:rPr>
                <w:sz w:val="16"/>
                <w:szCs w:val="16"/>
              </w:rPr>
            </w:pPr>
            <w:r w:rsidDel="00000000" w:rsidR="00000000" w:rsidRPr="00000000">
              <w:rPr>
                <w:sz w:val="16"/>
                <w:szCs w:val="16"/>
                <w:rtl w:val="0"/>
              </w:rPr>
              <w:t xml:space="preserve">381.724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240" w:lineRule="auto"/>
              <w:rPr>
                <w:sz w:val="16"/>
                <w:szCs w:val="16"/>
              </w:rPr>
            </w:pPr>
            <w:r w:rsidDel="00000000" w:rsidR="00000000" w:rsidRPr="00000000">
              <w:rPr>
                <w:sz w:val="16"/>
                <w:szCs w:val="16"/>
                <w:rtl w:val="0"/>
              </w:rPr>
              <w:t xml:space="preserve">0.0446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widowControl w:val="0"/>
              <w:spacing w:before="0" w:line="240" w:lineRule="auto"/>
              <w:rPr>
                <w:sz w:val="16"/>
                <w:szCs w:val="16"/>
              </w:rPr>
            </w:pPr>
            <w:r w:rsidDel="00000000" w:rsidR="00000000" w:rsidRPr="00000000">
              <w:rPr>
                <w:sz w:val="16"/>
                <w:szCs w:val="16"/>
                <w:rtl w:val="0"/>
              </w:rPr>
              <w:t xml:space="preserve">0.1494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240" w:lineRule="auto"/>
              <w:rPr>
                <w:sz w:val="16"/>
                <w:szCs w:val="16"/>
              </w:rPr>
            </w:pPr>
            <w:r w:rsidDel="00000000" w:rsidR="00000000" w:rsidRPr="00000000">
              <w:rPr>
                <w:sz w:val="16"/>
                <w:szCs w:val="16"/>
                <w:rtl w:val="0"/>
              </w:rPr>
              <w:t xml:space="preserve">0.3256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widowControl w:val="0"/>
              <w:spacing w:before="0" w:line="240" w:lineRule="auto"/>
              <w:rPr>
                <w:sz w:val="16"/>
                <w:szCs w:val="16"/>
              </w:rPr>
            </w:pPr>
            <w:r w:rsidDel="00000000" w:rsidR="00000000" w:rsidRPr="00000000">
              <w:rPr>
                <w:sz w:val="16"/>
                <w:szCs w:val="16"/>
                <w:rtl w:val="0"/>
              </w:rPr>
              <w:t xml:space="preserve">0.1730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240" w:lineRule="auto"/>
              <w:rPr>
                <w:sz w:val="16"/>
                <w:szCs w:val="16"/>
              </w:rPr>
            </w:pPr>
            <w:r w:rsidDel="00000000" w:rsidR="00000000" w:rsidRPr="00000000">
              <w:rPr>
                <w:sz w:val="16"/>
                <w:szCs w:val="16"/>
                <w:rtl w:val="0"/>
              </w:rPr>
              <w:t xml:space="preserve">-0.0053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240" w:lineRule="auto"/>
              <w:rPr>
                <w:sz w:val="16"/>
                <w:szCs w:val="16"/>
              </w:rPr>
            </w:pPr>
            <w:r w:rsidDel="00000000" w:rsidR="00000000" w:rsidRPr="00000000">
              <w:rPr>
                <w:sz w:val="16"/>
                <w:szCs w:val="16"/>
                <w:rtl w:val="0"/>
              </w:rPr>
              <w:t xml:space="preserve">0.3991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240" w:lineRule="auto"/>
              <w:rPr>
                <w:b w:val="1"/>
                <w:sz w:val="16"/>
                <w:szCs w:val="16"/>
              </w:rPr>
            </w:pPr>
            <w:r w:rsidDel="00000000" w:rsidR="00000000" w:rsidRPr="00000000">
              <w:rPr>
                <w:b w:val="1"/>
                <w:sz w:val="16"/>
                <w:szCs w:val="16"/>
                <w:rtl w:val="0"/>
              </w:rPr>
              <w:t xml:space="preserve">Opañel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240" w:lineRule="auto"/>
              <w:rPr>
                <w:sz w:val="16"/>
                <w:szCs w:val="16"/>
              </w:rPr>
            </w:pPr>
            <w:r w:rsidDel="00000000" w:rsidR="00000000" w:rsidRPr="00000000">
              <w:rPr>
                <w:sz w:val="16"/>
                <w:szCs w:val="16"/>
                <w:rtl w:val="0"/>
              </w:rPr>
              <w:t xml:space="preserve">2.33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240" w:lineRule="auto"/>
              <w:rPr>
                <w:sz w:val="16"/>
                <w:szCs w:val="16"/>
              </w:rPr>
            </w:pPr>
            <w:r w:rsidDel="00000000" w:rsidR="00000000" w:rsidRPr="00000000">
              <w:rPr>
                <w:sz w:val="16"/>
                <w:szCs w:val="16"/>
                <w:rtl w:val="0"/>
              </w:rPr>
              <w:t xml:space="preserve">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240" w:lineRule="auto"/>
              <w:rPr>
                <w:sz w:val="16"/>
                <w:szCs w:val="16"/>
              </w:rPr>
            </w:pPr>
            <w:r w:rsidDel="00000000" w:rsidR="00000000" w:rsidRPr="00000000">
              <w:rPr>
                <w:sz w:val="16"/>
                <w:szCs w:val="16"/>
                <w:rtl w:val="0"/>
              </w:rPr>
              <w:t xml:space="preserve">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40" w:lineRule="auto"/>
              <w:rPr>
                <w:sz w:val="16"/>
                <w:szCs w:val="16"/>
              </w:rPr>
            </w:pPr>
            <w:r w:rsidDel="00000000" w:rsidR="00000000" w:rsidRPr="00000000">
              <w:rPr>
                <w:sz w:val="16"/>
                <w:szCs w:val="16"/>
                <w:rtl w:val="0"/>
              </w:rPr>
              <w:t xml:space="preserve">821.500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widowControl w:val="0"/>
              <w:spacing w:before="0" w:line="240" w:lineRule="auto"/>
              <w:rPr>
                <w:sz w:val="16"/>
                <w:szCs w:val="16"/>
              </w:rPr>
            </w:pPr>
            <w:r w:rsidDel="00000000" w:rsidR="00000000" w:rsidRPr="00000000">
              <w:rPr>
                <w:sz w:val="16"/>
                <w:szCs w:val="16"/>
                <w:rtl w:val="0"/>
              </w:rPr>
              <w:t xml:space="preserve">0.0540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widowControl w:val="0"/>
              <w:spacing w:before="0" w:line="240" w:lineRule="auto"/>
              <w:rPr>
                <w:sz w:val="16"/>
                <w:szCs w:val="16"/>
              </w:rPr>
            </w:pPr>
            <w:r w:rsidDel="00000000" w:rsidR="00000000" w:rsidRPr="00000000">
              <w:rPr>
                <w:sz w:val="16"/>
                <w:szCs w:val="16"/>
                <w:rtl w:val="0"/>
              </w:rPr>
              <w:t xml:space="preserve">0.1591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widowControl w:val="0"/>
              <w:spacing w:before="0" w:line="240" w:lineRule="auto"/>
              <w:rPr>
                <w:sz w:val="16"/>
                <w:szCs w:val="16"/>
              </w:rPr>
            </w:pPr>
            <w:r w:rsidDel="00000000" w:rsidR="00000000" w:rsidRPr="00000000">
              <w:rPr>
                <w:sz w:val="16"/>
                <w:szCs w:val="16"/>
                <w:rtl w:val="0"/>
              </w:rPr>
              <w:t xml:space="preserve">0.3553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widowControl w:val="0"/>
              <w:spacing w:before="0" w:line="240" w:lineRule="auto"/>
              <w:rPr>
                <w:sz w:val="16"/>
                <w:szCs w:val="16"/>
              </w:rPr>
            </w:pPr>
            <w:r w:rsidDel="00000000" w:rsidR="00000000" w:rsidRPr="00000000">
              <w:rPr>
                <w:sz w:val="16"/>
                <w:szCs w:val="16"/>
                <w:rtl w:val="0"/>
              </w:rPr>
              <w:t xml:space="preserve">0.1533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widowControl w:val="0"/>
              <w:spacing w:before="0" w:line="240" w:lineRule="auto"/>
              <w:rPr>
                <w:sz w:val="16"/>
                <w:szCs w:val="16"/>
              </w:rPr>
            </w:pPr>
            <w:r w:rsidDel="00000000" w:rsidR="00000000" w:rsidRPr="00000000">
              <w:rPr>
                <w:sz w:val="16"/>
                <w:szCs w:val="16"/>
                <w:rtl w:val="0"/>
              </w:rPr>
              <w:t xml:space="preserve">-0.0110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widowControl w:val="0"/>
              <w:spacing w:before="0" w:line="240" w:lineRule="auto"/>
              <w:rPr>
                <w:sz w:val="16"/>
                <w:szCs w:val="16"/>
              </w:rPr>
            </w:pPr>
            <w:r w:rsidDel="00000000" w:rsidR="00000000" w:rsidRPr="00000000">
              <w:rPr>
                <w:sz w:val="16"/>
                <w:szCs w:val="16"/>
                <w:rtl w:val="0"/>
              </w:rPr>
              <w:t xml:space="preserve">0.4099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240" w:lineRule="auto"/>
              <w:rPr>
                <w:b w:val="1"/>
                <w:sz w:val="16"/>
                <w:szCs w:val="16"/>
              </w:rPr>
            </w:pPr>
            <w:r w:rsidDel="00000000" w:rsidR="00000000" w:rsidRPr="00000000">
              <w:rPr>
                <w:b w:val="1"/>
                <w:sz w:val="16"/>
                <w:szCs w:val="16"/>
                <w:rtl w:val="0"/>
              </w:rPr>
              <w:t xml:space="preserve">Buenavista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240" w:lineRule="auto"/>
              <w:rPr>
                <w:sz w:val="16"/>
                <w:szCs w:val="16"/>
              </w:rPr>
            </w:pPr>
            <w:r w:rsidDel="00000000" w:rsidR="00000000" w:rsidRPr="00000000">
              <w:rPr>
                <w:sz w:val="16"/>
                <w:szCs w:val="16"/>
                <w:rtl w:val="0"/>
              </w:rPr>
              <w:t xml:space="preserve">2.50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40" w:lineRule="auto"/>
              <w:rPr>
                <w:sz w:val="16"/>
                <w:szCs w:val="16"/>
              </w:rPr>
            </w:pPr>
            <w:r w:rsidDel="00000000" w:rsidR="00000000" w:rsidRPr="00000000">
              <w:rPr>
                <w:sz w:val="16"/>
                <w:szCs w:val="16"/>
                <w:rtl w:val="0"/>
              </w:rPr>
              <w:t xml:space="preserve">487.200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widowControl w:val="0"/>
              <w:spacing w:before="0" w:line="240" w:lineRule="auto"/>
              <w:rPr>
                <w:sz w:val="16"/>
                <w:szCs w:val="16"/>
              </w:rPr>
            </w:pPr>
            <w:r w:rsidDel="00000000" w:rsidR="00000000" w:rsidRPr="00000000">
              <w:rPr>
                <w:sz w:val="16"/>
                <w:szCs w:val="16"/>
                <w:rtl w:val="0"/>
              </w:rPr>
              <w:t xml:space="preserve">0.0507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240" w:lineRule="auto"/>
              <w:rPr>
                <w:sz w:val="16"/>
                <w:szCs w:val="16"/>
              </w:rPr>
            </w:pPr>
            <w:r w:rsidDel="00000000" w:rsidR="00000000" w:rsidRPr="00000000">
              <w:rPr>
                <w:sz w:val="16"/>
                <w:szCs w:val="16"/>
                <w:rtl w:val="0"/>
              </w:rPr>
              <w:t xml:space="preserve">0.1629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4">
            <w:pPr>
              <w:widowControl w:val="0"/>
              <w:spacing w:before="0" w:line="240" w:lineRule="auto"/>
              <w:rPr>
                <w:sz w:val="16"/>
                <w:szCs w:val="16"/>
              </w:rPr>
            </w:pPr>
            <w:r w:rsidDel="00000000" w:rsidR="00000000" w:rsidRPr="00000000">
              <w:rPr>
                <w:sz w:val="16"/>
                <w:szCs w:val="16"/>
                <w:rtl w:val="0"/>
              </w:rPr>
              <w:t xml:space="preserve">0.3364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240" w:lineRule="auto"/>
              <w:rPr>
                <w:sz w:val="16"/>
                <w:szCs w:val="16"/>
              </w:rPr>
            </w:pPr>
            <w:r w:rsidDel="00000000" w:rsidR="00000000" w:rsidRPr="00000000">
              <w:rPr>
                <w:sz w:val="16"/>
                <w:szCs w:val="16"/>
                <w:rtl w:val="0"/>
              </w:rPr>
              <w:t xml:space="preserve">0.1241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6">
            <w:pPr>
              <w:widowControl w:val="0"/>
              <w:spacing w:before="0" w:line="240" w:lineRule="auto"/>
              <w:rPr>
                <w:sz w:val="16"/>
                <w:szCs w:val="16"/>
              </w:rPr>
            </w:pPr>
            <w:r w:rsidDel="00000000" w:rsidR="00000000" w:rsidRPr="00000000">
              <w:rPr>
                <w:sz w:val="16"/>
                <w:szCs w:val="16"/>
                <w:rtl w:val="0"/>
              </w:rPr>
              <w:t xml:space="preserve">-0.0052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240" w:lineRule="auto"/>
              <w:rPr>
                <w:sz w:val="16"/>
                <w:szCs w:val="16"/>
              </w:rPr>
            </w:pPr>
            <w:r w:rsidDel="00000000" w:rsidR="00000000" w:rsidRPr="00000000">
              <w:rPr>
                <w:sz w:val="16"/>
                <w:szCs w:val="16"/>
                <w:rtl w:val="0"/>
              </w:rPr>
              <w:t xml:space="preserve">0.2727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240" w:lineRule="auto"/>
              <w:rPr>
                <w:b w:val="1"/>
                <w:sz w:val="16"/>
                <w:szCs w:val="16"/>
              </w:rPr>
            </w:pPr>
            <w:r w:rsidDel="00000000" w:rsidR="00000000" w:rsidRPr="00000000">
              <w:rPr>
                <w:b w:val="1"/>
                <w:sz w:val="16"/>
                <w:szCs w:val="16"/>
                <w:rtl w:val="0"/>
              </w:rPr>
              <w:t xml:space="preserve">Pueblo Nuevo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240" w:lineRule="auto"/>
              <w:rPr>
                <w:sz w:val="16"/>
                <w:szCs w:val="16"/>
              </w:rPr>
            </w:pPr>
            <w:r w:rsidDel="00000000" w:rsidR="00000000" w:rsidRPr="00000000">
              <w:rPr>
                <w:sz w:val="16"/>
                <w:szCs w:val="16"/>
                <w:rtl w:val="0"/>
              </w:rPr>
              <w:t xml:space="preserve">2.49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240" w:lineRule="auto"/>
              <w:rPr>
                <w:sz w:val="16"/>
                <w:szCs w:val="16"/>
              </w:rPr>
            </w:pPr>
            <w:r w:rsidDel="00000000" w:rsidR="00000000" w:rsidRPr="00000000">
              <w:rPr>
                <w:sz w:val="16"/>
                <w:szCs w:val="16"/>
                <w:rtl w:val="0"/>
              </w:rPr>
              <w:t xml:space="preserve">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240" w:lineRule="auto"/>
              <w:rPr>
                <w:sz w:val="16"/>
                <w:szCs w:val="16"/>
              </w:rPr>
            </w:pPr>
            <w:r w:rsidDel="00000000" w:rsidR="00000000" w:rsidRPr="00000000">
              <w:rPr>
                <w:sz w:val="16"/>
                <w:szCs w:val="16"/>
                <w:rtl w:val="0"/>
              </w:rPr>
              <w:t xml:space="preserve">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240" w:lineRule="auto"/>
              <w:rPr>
                <w:sz w:val="16"/>
                <w:szCs w:val="16"/>
              </w:rPr>
            </w:pPr>
            <w:r w:rsidDel="00000000" w:rsidR="00000000" w:rsidRPr="00000000">
              <w:rPr>
                <w:sz w:val="16"/>
                <w:szCs w:val="16"/>
                <w:rtl w:val="0"/>
              </w:rPr>
              <w:t xml:space="preserve">685.435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240" w:lineRule="auto"/>
              <w:rPr>
                <w:sz w:val="16"/>
                <w:szCs w:val="16"/>
              </w:rPr>
            </w:pPr>
            <w:r w:rsidDel="00000000" w:rsidR="00000000" w:rsidRPr="00000000">
              <w:rPr>
                <w:sz w:val="16"/>
                <w:szCs w:val="16"/>
                <w:rtl w:val="0"/>
              </w:rPr>
              <w:t xml:space="preserve">0.0475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240" w:lineRule="auto"/>
              <w:rPr>
                <w:sz w:val="16"/>
                <w:szCs w:val="16"/>
              </w:rPr>
            </w:pPr>
            <w:r w:rsidDel="00000000" w:rsidR="00000000" w:rsidRPr="00000000">
              <w:rPr>
                <w:sz w:val="16"/>
                <w:szCs w:val="16"/>
                <w:rtl w:val="0"/>
              </w:rPr>
              <w:t xml:space="preserve">0.1640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240" w:lineRule="auto"/>
              <w:rPr>
                <w:sz w:val="16"/>
                <w:szCs w:val="16"/>
              </w:rPr>
            </w:pPr>
            <w:r w:rsidDel="00000000" w:rsidR="00000000" w:rsidRPr="00000000">
              <w:rPr>
                <w:sz w:val="16"/>
                <w:szCs w:val="16"/>
                <w:rtl w:val="0"/>
              </w:rPr>
              <w:t xml:space="preserve">0.3372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240" w:lineRule="auto"/>
              <w:rPr>
                <w:sz w:val="16"/>
                <w:szCs w:val="16"/>
              </w:rPr>
            </w:pPr>
            <w:r w:rsidDel="00000000" w:rsidR="00000000" w:rsidRPr="00000000">
              <w:rPr>
                <w:sz w:val="16"/>
                <w:szCs w:val="16"/>
                <w:rtl w:val="0"/>
              </w:rPr>
              <w:t xml:space="preserve">0.1502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240" w:lineRule="auto"/>
              <w:rPr>
                <w:sz w:val="16"/>
                <w:szCs w:val="16"/>
              </w:rPr>
            </w:pPr>
            <w:r w:rsidDel="00000000" w:rsidR="00000000" w:rsidRPr="00000000">
              <w:rPr>
                <w:sz w:val="16"/>
                <w:szCs w:val="16"/>
                <w:rtl w:val="0"/>
              </w:rPr>
              <w:t xml:space="preserve">-0.0076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240" w:lineRule="auto"/>
              <w:rPr>
                <w:sz w:val="16"/>
                <w:szCs w:val="16"/>
              </w:rPr>
            </w:pPr>
            <w:r w:rsidDel="00000000" w:rsidR="00000000" w:rsidRPr="00000000">
              <w:rPr>
                <w:sz w:val="16"/>
                <w:szCs w:val="16"/>
                <w:rtl w:val="0"/>
              </w:rPr>
              <w:t xml:space="preserve">0.4403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40" w:lineRule="auto"/>
              <w:rPr>
                <w:b w:val="1"/>
                <w:sz w:val="16"/>
                <w:szCs w:val="16"/>
              </w:rPr>
            </w:pPr>
            <w:r w:rsidDel="00000000" w:rsidR="00000000" w:rsidRPr="00000000">
              <w:rPr>
                <w:b w:val="1"/>
                <w:sz w:val="16"/>
                <w:szCs w:val="16"/>
                <w:rtl w:val="0"/>
              </w:rPr>
              <w:t xml:space="preserve">Lucero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40" w:lineRule="auto"/>
              <w:rPr>
                <w:sz w:val="16"/>
                <w:szCs w:val="16"/>
              </w:rPr>
            </w:pPr>
            <w:r w:rsidDel="00000000" w:rsidR="00000000" w:rsidRPr="00000000">
              <w:rPr>
                <w:sz w:val="16"/>
                <w:szCs w:val="16"/>
                <w:rtl w:val="0"/>
              </w:rPr>
              <w:t xml:space="preserve">2.38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widowControl w:val="0"/>
              <w:spacing w:before="0" w:line="240" w:lineRule="auto"/>
              <w:rPr>
                <w:sz w:val="16"/>
                <w:szCs w:val="16"/>
              </w:rPr>
            </w:pPr>
            <w:r w:rsidDel="00000000" w:rsidR="00000000" w:rsidRPr="00000000">
              <w:rPr>
                <w:sz w:val="16"/>
                <w:szCs w:val="16"/>
                <w:rtl w:val="0"/>
              </w:rPr>
              <w:t xml:space="preserve">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240" w:lineRule="auto"/>
              <w:rPr>
                <w:sz w:val="16"/>
                <w:szCs w:val="16"/>
              </w:rPr>
            </w:pPr>
            <w:r w:rsidDel="00000000" w:rsidR="00000000" w:rsidRPr="00000000">
              <w:rPr>
                <w:sz w:val="16"/>
                <w:szCs w:val="16"/>
                <w:rtl w:val="0"/>
              </w:rPr>
              <w:t xml:space="preserve">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widowControl w:val="0"/>
              <w:spacing w:before="0" w:line="240" w:lineRule="auto"/>
              <w:rPr>
                <w:sz w:val="16"/>
                <w:szCs w:val="16"/>
              </w:rPr>
            </w:pPr>
            <w:r w:rsidDel="00000000" w:rsidR="00000000" w:rsidRPr="00000000">
              <w:rPr>
                <w:sz w:val="16"/>
                <w:szCs w:val="16"/>
                <w:rtl w:val="0"/>
              </w:rPr>
              <w:t xml:space="preserve">544.194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widowControl w:val="0"/>
              <w:spacing w:before="0" w:line="240" w:lineRule="auto"/>
              <w:rPr>
                <w:sz w:val="16"/>
                <w:szCs w:val="16"/>
              </w:rPr>
            </w:pPr>
            <w:r w:rsidDel="00000000" w:rsidR="00000000" w:rsidRPr="00000000">
              <w:rPr>
                <w:sz w:val="16"/>
                <w:szCs w:val="16"/>
                <w:rtl w:val="0"/>
              </w:rPr>
              <w:t xml:space="preserve">0.0529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240" w:lineRule="auto"/>
              <w:rPr>
                <w:sz w:val="16"/>
                <w:szCs w:val="16"/>
              </w:rPr>
            </w:pPr>
            <w:r w:rsidDel="00000000" w:rsidR="00000000" w:rsidRPr="00000000">
              <w:rPr>
                <w:sz w:val="16"/>
                <w:szCs w:val="16"/>
                <w:rtl w:val="0"/>
              </w:rPr>
              <w:t xml:space="preserve">0.1697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widowControl w:val="0"/>
              <w:spacing w:before="0" w:line="240" w:lineRule="auto"/>
              <w:rPr>
                <w:sz w:val="16"/>
                <w:szCs w:val="16"/>
              </w:rPr>
            </w:pPr>
            <w:r w:rsidDel="00000000" w:rsidR="00000000" w:rsidRPr="00000000">
              <w:rPr>
                <w:sz w:val="16"/>
                <w:szCs w:val="16"/>
                <w:rtl w:val="0"/>
              </w:rPr>
              <w:t xml:space="preserve">0.3191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240" w:lineRule="auto"/>
              <w:rPr>
                <w:sz w:val="16"/>
                <w:szCs w:val="16"/>
              </w:rPr>
            </w:pPr>
            <w:r w:rsidDel="00000000" w:rsidR="00000000" w:rsidRPr="00000000">
              <w:rPr>
                <w:sz w:val="16"/>
                <w:szCs w:val="16"/>
                <w:rtl w:val="0"/>
              </w:rPr>
              <w:t xml:space="preserve">0.1571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widowControl w:val="0"/>
              <w:spacing w:before="0" w:line="240" w:lineRule="auto"/>
              <w:rPr>
                <w:sz w:val="16"/>
                <w:szCs w:val="16"/>
              </w:rPr>
            </w:pPr>
            <w:r w:rsidDel="00000000" w:rsidR="00000000" w:rsidRPr="00000000">
              <w:rPr>
                <w:sz w:val="16"/>
                <w:szCs w:val="16"/>
                <w:rtl w:val="0"/>
              </w:rPr>
              <w:t xml:space="preserve">-0.0147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240" w:lineRule="auto"/>
              <w:rPr>
                <w:sz w:val="16"/>
                <w:szCs w:val="16"/>
              </w:rPr>
            </w:pPr>
            <w:r w:rsidDel="00000000" w:rsidR="00000000" w:rsidRPr="00000000">
              <w:rPr>
                <w:sz w:val="16"/>
                <w:szCs w:val="16"/>
                <w:rtl w:val="0"/>
              </w:rPr>
              <w:t xml:space="preserve">0.4294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240" w:lineRule="auto"/>
              <w:rPr>
                <w:b w:val="1"/>
                <w:sz w:val="16"/>
                <w:szCs w:val="16"/>
              </w:rPr>
            </w:pPr>
            <w:r w:rsidDel="00000000" w:rsidR="00000000" w:rsidRPr="00000000">
              <w:rPr>
                <w:b w:val="1"/>
                <w:sz w:val="16"/>
                <w:szCs w:val="16"/>
                <w:rtl w:val="0"/>
              </w:rPr>
              <w:t xml:space="preserve">Ventas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F">
            <w:pPr>
              <w:widowControl w:val="0"/>
              <w:spacing w:before="0" w:line="240" w:lineRule="auto"/>
              <w:rPr>
                <w:sz w:val="16"/>
                <w:szCs w:val="16"/>
              </w:rPr>
            </w:pPr>
            <w:r w:rsidDel="00000000" w:rsidR="00000000" w:rsidRPr="00000000">
              <w:rPr>
                <w:sz w:val="16"/>
                <w:szCs w:val="16"/>
                <w:rtl w:val="0"/>
              </w:rPr>
              <w:t xml:space="preserve">2.66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widowControl w:val="0"/>
              <w:spacing w:before="0" w:line="240" w:lineRule="auto"/>
              <w:rPr>
                <w:sz w:val="16"/>
                <w:szCs w:val="16"/>
              </w:rPr>
            </w:pPr>
            <w:r w:rsidDel="00000000" w:rsidR="00000000" w:rsidRPr="00000000">
              <w:rPr>
                <w:sz w:val="16"/>
                <w:szCs w:val="16"/>
                <w:rtl w:val="0"/>
              </w:rPr>
              <w:t xml:space="preserve">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240" w:lineRule="auto"/>
              <w:rPr>
                <w:sz w:val="16"/>
                <w:szCs w:val="16"/>
              </w:rPr>
            </w:pPr>
            <w:r w:rsidDel="00000000" w:rsidR="00000000" w:rsidRPr="00000000">
              <w:rPr>
                <w:sz w:val="16"/>
                <w:szCs w:val="16"/>
                <w:rtl w:val="0"/>
              </w:rPr>
              <w:t xml:space="preserve">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2">
            <w:pPr>
              <w:widowControl w:val="0"/>
              <w:spacing w:before="0" w:line="240" w:lineRule="auto"/>
              <w:rPr>
                <w:sz w:val="16"/>
                <w:szCs w:val="16"/>
              </w:rPr>
            </w:pPr>
            <w:r w:rsidDel="00000000" w:rsidR="00000000" w:rsidRPr="00000000">
              <w:rPr>
                <w:sz w:val="16"/>
                <w:szCs w:val="16"/>
                <w:rtl w:val="0"/>
              </w:rPr>
              <w:t xml:space="preserve">650.185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widowControl w:val="0"/>
              <w:spacing w:before="0" w:line="240" w:lineRule="auto"/>
              <w:rPr>
                <w:sz w:val="16"/>
                <w:szCs w:val="16"/>
              </w:rPr>
            </w:pPr>
            <w:r w:rsidDel="00000000" w:rsidR="00000000" w:rsidRPr="00000000">
              <w:rPr>
                <w:sz w:val="16"/>
                <w:szCs w:val="16"/>
                <w:rtl w:val="0"/>
              </w:rPr>
              <w:t xml:space="preserve">0.0499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240" w:lineRule="auto"/>
              <w:rPr>
                <w:sz w:val="16"/>
                <w:szCs w:val="16"/>
              </w:rPr>
            </w:pPr>
            <w:r w:rsidDel="00000000" w:rsidR="00000000" w:rsidRPr="00000000">
              <w:rPr>
                <w:sz w:val="16"/>
                <w:szCs w:val="16"/>
                <w:rtl w:val="0"/>
              </w:rPr>
              <w:t xml:space="preserve">0.1755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240" w:lineRule="auto"/>
              <w:rPr>
                <w:sz w:val="16"/>
                <w:szCs w:val="16"/>
              </w:rPr>
            </w:pPr>
            <w:r w:rsidDel="00000000" w:rsidR="00000000" w:rsidRPr="00000000">
              <w:rPr>
                <w:sz w:val="16"/>
                <w:szCs w:val="16"/>
                <w:rtl w:val="0"/>
              </w:rPr>
              <w:t xml:space="preserve">0.3279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6">
            <w:pPr>
              <w:widowControl w:val="0"/>
              <w:spacing w:before="0" w:line="240" w:lineRule="auto"/>
              <w:rPr>
                <w:sz w:val="16"/>
                <w:szCs w:val="16"/>
              </w:rPr>
            </w:pPr>
            <w:r w:rsidDel="00000000" w:rsidR="00000000" w:rsidRPr="00000000">
              <w:rPr>
                <w:sz w:val="16"/>
                <w:szCs w:val="16"/>
                <w:rtl w:val="0"/>
              </w:rPr>
              <w:t xml:space="preserve">0.1503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7">
            <w:pPr>
              <w:widowControl w:val="0"/>
              <w:spacing w:before="0" w:line="240" w:lineRule="auto"/>
              <w:rPr>
                <w:sz w:val="16"/>
                <w:szCs w:val="16"/>
              </w:rPr>
            </w:pPr>
            <w:r w:rsidDel="00000000" w:rsidR="00000000" w:rsidRPr="00000000">
              <w:rPr>
                <w:sz w:val="16"/>
                <w:szCs w:val="16"/>
                <w:rtl w:val="0"/>
              </w:rPr>
              <w:t xml:space="preserve">-0.0167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8">
            <w:pPr>
              <w:widowControl w:val="0"/>
              <w:spacing w:before="0" w:line="240" w:lineRule="auto"/>
              <w:rPr>
                <w:sz w:val="16"/>
                <w:szCs w:val="16"/>
              </w:rPr>
            </w:pPr>
            <w:r w:rsidDel="00000000" w:rsidR="00000000" w:rsidRPr="00000000">
              <w:rPr>
                <w:sz w:val="16"/>
                <w:szCs w:val="16"/>
                <w:rtl w:val="0"/>
              </w:rPr>
              <w:t xml:space="preserve">0.4595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09">
            <w:pPr>
              <w:widowControl w:val="0"/>
              <w:spacing w:before="0" w:line="240" w:lineRule="auto"/>
              <w:rPr>
                <w:b w:val="1"/>
                <w:sz w:val="16"/>
                <w:szCs w:val="16"/>
              </w:rPr>
            </w:pPr>
            <w:r w:rsidDel="00000000" w:rsidR="00000000" w:rsidRPr="00000000">
              <w:rPr>
                <w:b w:val="1"/>
                <w:sz w:val="16"/>
                <w:szCs w:val="16"/>
                <w:rtl w:val="0"/>
              </w:rPr>
              <w:t xml:space="preserve">Comillas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240" w:lineRule="auto"/>
              <w:rPr>
                <w:sz w:val="16"/>
                <w:szCs w:val="16"/>
              </w:rPr>
            </w:pPr>
            <w:r w:rsidDel="00000000" w:rsidR="00000000" w:rsidRPr="00000000">
              <w:rPr>
                <w:sz w:val="16"/>
                <w:szCs w:val="16"/>
                <w:rtl w:val="0"/>
              </w:rPr>
              <w:t xml:space="preserve">2.70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widowControl w:val="0"/>
              <w:spacing w:before="0" w:line="240" w:lineRule="auto"/>
              <w:rPr>
                <w:sz w:val="16"/>
                <w:szCs w:val="16"/>
              </w:rPr>
            </w:pPr>
            <w:r w:rsidDel="00000000" w:rsidR="00000000" w:rsidRPr="00000000">
              <w:rPr>
                <w:sz w:val="16"/>
                <w:szCs w:val="16"/>
                <w:rtl w:val="0"/>
              </w:rPr>
              <w:t xml:space="preserve">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C">
            <w:pPr>
              <w:widowControl w:val="0"/>
              <w:spacing w:before="0" w:line="240" w:lineRule="auto"/>
              <w:rPr>
                <w:sz w:val="16"/>
                <w:szCs w:val="16"/>
              </w:rPr>
            </w:pPr>
            <w:r w:rsidDel="00000000" w:rsidR="00000000" w:rsidRPr="00000000">
              <w:rPr>
                <w:sz w:val="16"/>
                <w:szCs w:val="16"/>
                <w:rtl w:val="0"/>
              </w:rPr>
              <w:t xml:space="preserve">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240" w:lineRule="auto"/>
              <w:rPr>
                <w:sz w:val="16"/>
                <w:szCs w:val="16"/>
              </w:rPr>
            </w:pPr>
            <w:r w:rsidDel="00000000" w:rsidR="00000000" w:rsidRPr="00000000">
              <w:rPr>
                <w:sz w:val="16"/>
                <w:szCs w:val="16"/>
                <w:rtl w:val="0"/>
              </w:rPr>
              <w:t xml:space="preserve">896.739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widowControl w:val="0"/>
              <w:spacing w:before="0" w:line="240" w:lineRule="auto"/>
              <w:rPr>
                <w:sz w:val="16"/>
                <w:szCs w:val="16"/>
              </w:rPr>
            </w:pPr>
            <w:r w:rsidDel="00000000" w:rsidR="00000000" w:rsidRPr="00000000">
              <w:rPr>
                <w:sz w:val="16"/>
                <w:szCs w:val="16"/>
                <w:rtl w:val="0"/>
              </w:rPr>
              <w:t xml:space="preserve">0.0575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widowControl w:val="0"/>
              <w:spacing w:before="0" w:line="240" w:lineRule="auto"/>
              <w:rPr>
                <w:sz w:val="16"/>
                <w:szCs w:val="16"/>
              </w:rPr>
            </w:pPr>
            <w:r w:rsidDel="00000000" w:rsidR="00000000" w:rsidRPr="00000000">
              <w:rPr>
                <w:sz w:val="16"/>
                <w:szCs w:val="16"/>
                <w:rtl w:val="0"/>
              </w:rPr>
              <w:t xml:space="preserve">0.1805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240" w:lineRule="auto"/>
              <w:rPr>
                <w:sz w:val="16"/>
                <w:szCs w:val="16"/>
              </w:rPr>
            </w:pPr>
            <w:r w:rsidDel="00000000" w:rsidR="00000000" w:rsidRPr="00000000">
              <w:rPr>
                <w:sz w:val="16"/>
                <w:szCs w:val="16"/>
                <w:rtl w:val="0"/>
              </w:rPr>
              <w:t xml:space="preserve">0.3242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240" w:lineRule="auto"/>
              <w:rPr>
                <w:sz w:val="16"/>
                <w:szCs w:val="16"/>
              </w:rPr>
            </w:pPr>
            <w:r w:rsidDel="00000000" w:rsidR="00000000" w:rsidRPr="00000000">
              <w:rPr>
                <w:sz w:val="16"/>
                <w:szCs w:val="16"/>
                <w:rtl w:val="0"/>
              </w:rPr>
              <w:t xml:space="preserve">0.1485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240" w:lineRule="auto"/>
              <w:rPr>
                <w:sz w:val="16"/>
                <w:szCs w:val="16"/>
              </w:rPr>
            </w:pPr>
            <w:r w:rsidDel="00000000" w:rsidR="00000000" w:rsidRPr="00000000">
              <w:rPr>
                <w:sz w:val="16"/>
                <w:szCs w:val="16"/>
                <w:rtl w:val="0"/>
              </w:rPr>
              <w:t xml:space="preserve">-0.0076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widowControl w:val="0"/>
              <w:spacing w:before="0" w:line="240" w:lineRule="auto"/>
              <w:rPr>
                <w:sz w:val="16"/>
                <w:szCs w:val="16"/>
              </w:rPr>
            </w:pPr>
            <w:r w:rsidDel="00000000" w:rsidR="00000000" w:rsidRPr="00000000">
              <w:rPr>
                <w:sz w:val="16"/>
                <w:szCs w:val="16"/>
                <w:rtl w:val="0"/>
              </w:rPr>
              <w:t xml:space="preserve">0.5538</w:t>
            </w:r>
          </w:p>
        </w:tc>
      </w:tr>
    </w:tbl>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pStyle w:val="Heading2"/>
        <w:ind w:left="0" w:firstLine="720"/>
        <w:rPr>
          <w:b w:val="1"/>
          <w:sz w:val="24"/>
          <w:szCs w:val="24"/>
        </w:rPr>
      </w:pPr>
      <w:bookmarkStart w:colFirst="0" w:colLast="0" w:name="_heading=h.17dp8vu" w:id="10"/>
      <w:bookmarkEnd w:id="10"/>
      <w:r w:rsidDel="00000000" w:rsidR="00000000" w:rsidRPr="00000000">
        <w:rPr>
          <w:b w:val="1"/>
          <w:sz w:val="24"/>
          <w:szCs w:val="24"/>
          <w:rtl w:val="0"/>
        </w:rPr>
        <w:t xml:space="preserve">Cluster 3: Polarized area</w:t>
      </w:r>
    </w:p>
    <w:p w:rsidR="00000000" w:rsidDel="00000000" w:rsidP="00000000" w:rsidRDefault="00000000" w:rsidRPr="00000000" w14:paraId="00000218">
      <w:pPr>
        <w:widowControl w:val="1"/>
        <w:ind w:left="720" w:hanging="360"/>
        <w:rPr/>
      </w:pPr>
      <w:r w:rsidDel="00000000" w:rsidR="00000000" w:rsidRPr="00000000">
        <w:rPr>
          <w:rtl w:val="0"/>
        </w:rPr>
        <w:t xml:space="preserve">Observing the location of the neighborhoods in this cluster we find that they are located mostly in the periphery of the city and are surrounded mainly by neighborhoods belonging to the second cluster. The neighborhoods of Retiro and Atocha are the nearest to the city center. </w:t>
      </w:r>
    </w:p>
    <w:p w:rsidR="00000000" w:rsidDel="00000000" w:rsidP="00000000" w:rsidRDefault="00000000" w:rsidRPr="00000000" w14:paraId="00000219">
      <w:pPr>
        <w:ind w:left="720" w:hanging="360"/>
        <w:rPr/>
      </w:pPr>
      <w:r w:rsidDel="00000000" w:rsidR="00000000" w:rsidRPr="00000000">
        <w:rPr>
          <w:rtl w:val="0"/>
        </w:rPr>
        <w:t xml:space="preserve">If we take a glance at the centers of the cluster, we find that there is a lower gap between people who finished post-graduate studies (30.47%) and those with lower education level (10% of people with uncompleted elementary studies). In fact, there are more people who just finished compulsory education, 24.61% or pre-college studies, 19.51%, than college graduates, which represents a mean of 10.28% of the neighborhood’s population. On the other hand, the unemployment rate (4.35%) is similar to the unemployment mean between clusters, 4.49%. </w:t>
      </w:r>
    </w:p>
    <w:p w:rsidR="00000000" w:rsidDel="00000000" w:rsidP="00000000" w:rsidRDefault="00000000" w:rsidRPr="00000000" w14:paraId="0000021A">
      <w:pPr>
        <w:spacing w:after="200" w:lineRule="auto"/>
        <w:ind w:left="720" w:hanging="360"/>
        <w:rPr>
          <w:b w:val="1"/>
        </w:rPr>
      </w:pPr>
      <w:r w:rsidDel="00000000" w:rsidR="00000000" w:rsidRPr="00000000">
        <w:rPr>
          <w:rtl w:val="0"/>
        </w:rPr>
        <w:t xml:space="preserve">From this information, we can confirm that the social structure of these neighborhoods are mainly based on middle classes, but also by a diversity of working class and privileged class patterns. Therefore, the question here is which is the relationship that these socially diverse neighborhoods keep with gentrification? If we observe the airbnb influence, it’s significantly lower than the first two clusters, but the evolution of the Airbnb influence is not clear as, for example, the prices are decreasing while the supply is increasing, suggesting that this issue is also polarized between different neighborhoods. This can mean that the gentrification process is less consolidated than in the first clusters, but it’s also present in some areas as we can observe that in this clusters there are working class neighborhoods with significant statistical similarities to middle classes and privileged classes, according to the considered variables.</w:t>
      </w:r>
      <w:r w:rsidDel="00000000" w:rsidR="00000000" w:rsidRPr="00000000">
        <w:rPr>
          <w:rtl w:val="0"/>
        </w:rPr>
      </w:r>
    </w:p>
    <w:tbl>
      <w:tblPr>
        <w:tblStyle w:val="Table4"/>
        <w:tblW w:w="9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940"/>
        <w:gridCol w:w="1185"/>
        <w:gridCol w:w="1260"/>
        <w:gridCol w:w="1185"/>
        <w:gridCol w:w="1200"/>
        <w:gridCol w:w="1230"/>
        <w:tblGridChange w:id="0">
          <w:tblGrid>
            <w:gridCol w:w="2940"/>
            <w:gridCol w:w="1185"/>
            <w:gridCol w:w="1260"/>
            <w:gridCol w:w="1185"/>
            <w:gridCol w:w="1200"/>
            <w:gridCol w:w="12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widowControl w:val="0"/>
              <w:spacing w:before="0" w:line="240" w:lineRule="auto"/>
              <w:ind w:right="320"/>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1C">
            <w:pPr>
              <w:widowControl w:val="0"/>
              <w:spacing w:before="0" w:line="240" w:lineRule="auto"/>
              <w:ind w:right="320"/>
              <w:rPr>
                <w:b w:val="1"/>
                <w:sz w:val="20"/>
                <w:szCs w:val="20"/>
              </w:rPr>
            </w:pPr>
            <w:r w:rsidDel="00000000" w:rsidR="00000000" w:rsidRPr="00000000">
              <w:rPr>
                <w:b w:val="1"/>
                <w:sz w:val="20"/>
                <w:szCs w:val="20"/>
                <w:rtl w:val="0"/>
              </w:rPr>
              <w:t xml:space="preserve">C1</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240" w:lineRule="auto"/>
              <w:ind w:right="320"/>
              <w:rPr>
                <w:b w:val="1"/>
                <w:sz w:val="20"/>
                <w:szCs w:val="20"/>
              </w:rPr>
            </w:pPr>
            <w:r w:rsidDel="00000000" w:rsidR="00000000" w:rsidRPr="00000000">
              <w:rPr>
                <w:b w:val="1"/>
                <w:sz w:val="20"/>
                <w:szCs w:val="20"/>
                <w:rtl w:val="0"/>
              </w:rPr>
              <w:t xml:space="preserve">C2</w:t>
            </w:r>
          </w:p>
        </w:tc>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240" w:lineRule="auto"/>
              <w:ind w:right="320"/>
              <w:rPr>
                <w:b w:val="1"/>
                <w:sz w:val="20"/>
                <w:szCs w:val="20"/>
              </w:rPr>
            </w:pPr>
            <w:r w:rsidDel="00000000" w:rsidR="00000000" w:rsidRPr="00000000">
              <w:rPr>
                <w:b w:val="1"/>
                <w:sz w:val="20"/>
                <w:szCs w:val="20"/>
                <w:rtl w:val="0"/>
              </w:rPr>
              <w:t xml:space="preserve">C3</w:t>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40" w:lineRule="auto"/>
              <w:ind w:right="320"/>
              <w:rPr>
                <w:b w:val="1"/>
                <w:sz w:val="20"/>
                <w:szCs w:val="20"/>
              </w:rPr>
            </w:pPr>
            <w:r w:rsidDel="00000000" w:rsidR="00000000" w:rsidRPr="00000000">
              <w:rPr>
                <w:b w:val="1"/>
                <w:sz w:val="20"/>
                <w:szCs w:val="20"/>
                <w:rtl w:val="0"/>
              </w:rPr>
              <w:t xml:space="preserve">C4</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240" w:lineRule="auto"/>
              <w:ind w:right="320"/>
              <w:rPr>
                <w:b w:val="1"/>
                <w:sz w:val="20"/>
                <w:szCs w:val="20"/>
              </w:rPr>
            </w:pPr>
            <w:r w:rsidDel="00000000" w:rsidR="00000000" w:rsidRPr="00000000">
              <w:rPr>
                <w:b w:val="1"/>
                <w:sz w:val="20"/>
                <w:szCs w:val="20"/>
                <w:rtl w:val="0"/>
              </w:rPr>
              <w:t xml:space="preserve">C5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21">
            <w:pPr>
              <w:widowControl w:val="0"/>
              <w:spacing w:before="0" w:line="240" w:lineRule="auto"/>
              <w:rPr>
                <w:b w:val="1"/>
                <w:sz w:val="20"/>
                <w:szCs w:val="20"/>
              </w:rPr>
            </w:pPr>
            <w:r w:rsidDel="00000000" w:rsidR="00000000" w:rsidRPr="00000000">
              <w:rPr>
                <w:b w:val="1"/>
                <w:sz w:val="20"/>
                <w:szCs w:val="20"/>
                <w:rtl w:val="0"/>
              </w:rPr>
              <w:t xml:space="preserve">house_price_2019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40" w:lineRule="auto"/>
              <w:rPr>
                <w:sz w:val="20"/>
                <w:szCs w:val="20"/>
              </w:rPr>
            </w:pPr>
            <w:r w:rsidDel="00000000" w:rsidR="00000000" w:rsidRPr="00000000">
              <w:rPr>
                <w:sz w:val="20"/>
                <w:szCs w:val="20"/>
                <w:rtl w:val="0"/>
              </w:rPr>
              <w:t xml:space="preserve">5148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widowControl w:val="0"/>
              <w:spacing w:before="0" w:line="240" w:lineRule="auto"/>
              <w:rPr>
                <w:sz w:val="20"/>
                <w:szCs w:val="20"/>
              </w:rPr>
            </w:pPr>
            <w:r w:rsidDel="00000000" w:rsidR="00000000" w:rsidRPr="00000000">
              <w:rPr>
                <w:sz w:val="20"/>
                <w:szCs w:val="20"/>
                <w:rtl w:val="0"/>
              </w:rPr>
              <w:t xml:space="preserve">3760.9907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widowControl w:val="0"/>
              <w:spacing w:before="0" w:line="240" w:lineRule="auto"/>
              <w:rPr>
                <w:sz w:val="20"/>
                <w:szCs w:val="20"/>
              </w:rPr>
            </w:pPr>
            <w:r w:rsidDel="00000000" w:rsidR="00000000" w:rsidRPr="00000000">
              <w:rPr>
                <w:sz w:val="20"/>
                <w:szCs w:val="20"/>
                <w:rtl w:val="0"/>
              </w:rPr>
              <w:t xml:space="preserve">3209.6524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5">
            <w:pPr>
              <w:widowControl w:val="0"/>
              <w:spacing w:before="0" w:line="240" w:lineRule="auto"/>
              <w:rPr>
                <w:sz w:val="20"/>
                <w:szCs w:val="20"/>
              </w:rPr>
            </w:pPr>
            <w:r w:rsidDel="00000000" w:rsidR="00000000" w:rsidRPr="00000000">
              <w:rPr>
                <w:sz w:val="20"/>
                <w:szCs w:val="20"/>
                <w:rtl w:val="0"/>
              </w:rPr>
              <w:t xml:space="preserve">3226.5714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6">
            <w:pPr>
              <w:widowControl w:val="0"/>
              <w:spacing w:before="0" w:line="240" w:lineRule="auto"/>
              <w:rPr>
                <w:sz w:val="20"/>
                <w:szCs w:val="20"/>
              </w:rPr>
            </w:pPr>
            <w:r w:rsidDel="00000000" w:rsidR="00000000" w:rsidRPr="00000000">
              <w:rPr>
                <w:sz w:val="20"/>
                <w:szCs w:val="20"/>
                <w:rtl w:val="0"/>
              </w:rPr>
              <w:t xml:space="preserve">2594.1667</w:t>
            </w:r>
          </w:p>
        </w:tc>
      </w:tr>
      <w:tr>
        <w:trPr>
          <w:cantSplit w:val="0"/>
          <w:tblHeader w:val="0"/>
        </w:trPr>
        <w:tc>
          <w:tcPr>
            <w:tcBorders>
              <w:top w:color="0c1f30" w:space="0" w:sz="4" w:val="single"/>
              <w:left w:color="0c1f30" w:space="0" w:sz="4" w:val="single"/>
              <w:bottom w:color="0c1f30" w:space="0" w:sz="4" w:val="single"/>
              <w:right w:color="0c1f30" w:space="0" w:sz="4" w:val="single"/>
            </w:tcBorders>
            <w:shd w:fill="fff2cc" w:val="clear"/>
            <w:tcMar>
              <w:top w:w="60.0" w:type="dxa"/>
              <w:left w:w="80.0" w:type="dxa"/>
              <w:bottom w:w="60.0" w:type="dxa"/>
              <w:right w:w="80.0" w:type="dxa"/>
            </w:tcMar>
            <w:vAlign w:val="top"/>
          </w:tcPr>
          <w:p w:rsidR="00000000" w:rsidDel="00000000" w:rsidP="00000000" w:rsidRDefault="00000000" w:rsidRPr="00000000" w14:paraId="00000227">
            <w:pPr>
              <w:widowControl w:val="0"/>
              <w:spacing w:before="0" w:line="240" w:lineRule="auto"/>
              <w:rPr>
                <w:b w:val="1"/>
                <w:sz w:val="20"/>
                <w:szCs w:val="20"/>
              </w:rPr>
            </w:pPr>
            <w:r w:rsidDel="00000000" w:rsidR="00000000" w:rsidRPr="00000000">
              <w:rPr>
                <w:b w:val="1"/>
                <w:sz w:val="20"/>
                <w:szCs w:val="20"/>
                <w:rtl w:val="0"/>
              </w:rPr>
              <w:t xml:space="preserve">house_price_incr_last_4_years</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8">
            <w:pPr>
              <w:widowControl w:val="0"/>
              <w:spacing w:before="0" w:line="240" w:lineRule="auto"/>
              <w:rPr>
                <w:sz w:val="20"/>
                <w:szCs w:val="20"/>
              </w:rPr>
            </w:pPr>
            <w:r w:rsidDel="00000000" w:rsidR="00000000" w:rsidRPr="00000000">
              <w:rPr>
                <w:sz w:val="20"/>
                <w:szCs w:val="20"/>
                <w:rtl w:val="0"/>
              </w:rPr>
              <w:t xml:space="preserve">0.4145</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9">
            <w:pPr>
              <w:widowControl w:val="0"/>
              <w:spacing w:before="0" w:line="240" w:lineRule="auto"/>
              <w:rPr>
                <w:sz w:val="20"/>
                <w:szCs w:val="20"/>
              </w:rPr>
            </w:pPr>
            <w:r w:rsidDel="00000000" w:rsidR="00000000" w:rsidRPr="00000000">
              <w:rPr>
                <w:sz w:val="20"/>
                <w:szCs w:val="20"/>
                <w:rtl w:val="0"/>
              </w:rPr>
              <w:t xml:space="preserve">0.4058</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A">
            <w:pPr>
              <w:widowControl w:val="0"/>
              <w:spacing w:before="0" w:line="240" w:lineRule="auto"/>
              <w:rPr>
                <w:sz w:val="20"/>
                <w:szCs w:val="20"/>
              </w:rPr>
            </w:pPr>
            <w:r w:rsidDel="00000000" w:rsidR="00000000" w:rsidRPr="00000000">
              <w:rPr>
                <w:sz w:val="20"/>
                <w:szCs w:val="20"/>
                <w:rtl w:val="0"/>
              </w:rPr>
              <w:t xml:space="preserve">0.3206</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B">
            <w:pPr>
              <w:widowControl w:val="0"/>
              <w:spacing w:before="0" w:line="240" w:lineRule="auto"/>
              <w:rPr>
                <w:sz w:val="20"/>
                <w:szCs w:val="20"/>
              </w:rPr>
            </w:pPr>
            <w:r w:rsidDel="00000000" w:rsidR="00000000" w:rsidRPr="00000000">
              <w:rPr>
                <w:sz w:val="20"/>
                <w:szCs w:val="20"/>
                <w:rtl w:val="0"/>
              </w:rPr>
              <w:t xml:space="preserve">0.3424</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C">
            <w:pPr>
              <w:widowControl w:val="0"/>
              <w:spacing w:before="0" w:line="240" w:lineRule="auto"/>
              <w:rPr>
                <w:sz w:val="20"/>
                <w:szCs w:val="20"/>
              </w:rPr>
            </w:pPr>
            <w:r w:rsidDel="00000000" w:rsidR="00000000" w:rsidRPr="00000000">
              <w:rPr>
                <w:sz w:val="20"/>
                <w:szCs w:val="20"/>
                <w:rtl w:val="0"/>
              </w:rPr>
              <w:t xml:space="preserve">0.2774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2D">
            <w:pPr>
              <w:widowControl w:val="0"/>
              <w:spacing w:before="0" w:line="240" w:lineRule="auto"/>
              <w:rPr>
                <w:b w:val="1"/>
                <w:sz w:val="20"/>
                <w:szCs w:val="20"/>
              </w:rPr>
            </w:pPr>
            <w:r w:rsidDel="00000000" w:rsidR="00000000" w:rsidRPr="00000000">
              <w:rPr>
                <w:b w:val="1"/>
                <w:sz w:val="20"/>
                <w:szCs w:val="20"/>
                <w:rtl w:val="0"/>
              </w:rPr>
              <w:t xml:space="preserve">n_airbnbs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widowControl w:val="0"/>
              <w:spacing w:before="0" w:line="240" w:lineRule="auto"/>
              <w:rPr>
                <w:sz w:val="20"/>
                <w:szCs w:val="20"/>
              </w:rPr>
            </w:pPr>
            <w:r w:rsidDel="00000000" w:rsidR="00000000" w:rsidRPr="00000000">
              <w:rPr>
                <w:sz w:val="20"/>
                <w:szCs w:val="20"/>
                <w:rtl w:val="0"/>
              </w:rPr>
              <w:t xml:space="preserve">6.591.667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widowControl w:val="0"/>
              <w:spacing w:before="0" w:line="240" w:lineRule="auto"/>
              <w:rPr>
                <w:sz w:val="20"/>
                <w:szCs w:val="20"/>
              </w:rPr>
            </w:pPr>
            <w:r w:rsidDel="00000000" w:rsidR="00000000" w:rsidRPr="00000000">
              <w:rPr>
                <w:sz w:val="20"/>
                <w:szCs w:val="20"/>
                <w:rtl w:val="0"/>
              </w:rPr>
              <w:t xml:space="preserve">518.704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widowControl w:val="0"/>
              <w:spacing w:before="0" w:line="240" w:lineRule="auto"/>
              <w:rPr>
                <w:sz w:val="20"/>
                <w:szCs w:val="20"/>
              </w:rPr>
            </w:pPr>
            <w:r w:rsidDel="00000000" w:rsidR="00000000" w:rsidRPr="00000000">
              <w:rPr>
                <w:sz w:val="20"/>
                <w:szCs w:val="20"/>
                <w:rtl w:val="0"/>
              </w:rPr>
              <w:t xml:space="preserve">156.286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2">
            <w:pPr>
              <w:widowControl w:val="0"/>
              <w:spacing w:before="0" w:line="240" w:lineRule="auto"/>
              <w:rPr>
                <w:sz w:val="20"/>
                <w:szCs w:val="20"/>
              </w:rPr>
            </w:pPr>
            <w:r w:rsidDel="00000000" w:rsidR="00000000" w:rsidRPr="00000000">
              <w:rPr>
                <w:sz w:val="20"/>
                <w:szCs w:val="20"/>
                <w:rtl w:val="0"/>
              </w:rPr>
              <w:t xml:space="preserve">45.556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3">
            <w:pPr>
              <w:widowControl w:val="0"/>
              <w:spacing w:before="0" w:line="240" w:lineRule="auto"/>
              <w:rPr>
                <w:b w:val="1"/>
                <w:sz w:val="20"/>
                <w:szCs w:val="20"/>
              </w:rPr>
            </w:pPr>
            <w:r w:rsidDel="00000000" w:rsidR="00000000" w:rsidRPr="00000000">
              <w:rPr>
                <w:b w:val="1"/>
                <w:sz w:val="20"/>
                <w:szCs w:val="20"/>
                <w:rtl w:val="0"/>
              </w:rPr>
              <w:t xml:space="preserve">mean_airbnb_price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4">
            <w:pPr>
              <w:widowControl w:val="0"/>
              <w:spacing w:before="0" w:line="240" w:lineRule="auto"/>
              <w:rPr>
                <w:sz w:val="20"/>
                <w:szCs w:val="20"/>
              </w:rPr>
            </w:pPr>
            <w:r w:rsidDel="00000000" w:rsidR="00000000" w:rsidRPr="00000000">
              <w:rPr>
                <w:sz w:val="20"/>
                <w:szCs w:val="20"/>
                <w:rtl w:val="0"/>
              </w:rPr>
              <w:t xml:space="preserve">1.164.903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5">
            <w:pPr>
              <w:widowControl w:val="0"/>
              <w:spacing w:before="0" w:line="240" w:lineRule="auto"/>
              <w:rPr>
                <w:sz w:val="20"/>
                <w:szCs w:val="20"/>
              </w:rPr>
            </w:pPr>
            <w:r w:rsidDel="00000000" w:rsidR="00000000" w:rsidRPr="00000000">
              <w:rPr>
                <w:sz w:val="20"/>
                <w:szCs w:val="20"/>
                <w:rtl w:val="0"/>
              </w:rPr>
              <w:t xml:space="preserve">848.615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6">
            <w:pPr>
              <w:widowControl w:val="0"/>
              <w:spacing w:before="0" w:line="240" w:lineRule="auto"/>
              <w:rPr>
                <w:sz w:val="20"/>
                <w:szCs w:val="20"/>
              </w:rPr>
            </w:pPr>
            <w:r w:rsidDel="00000000" w:rsidR="00000000" w:rsidRPr="00000000">
              <w:rPr>
                <w:sz w:val="20"/>
                <w:szCs w:val="20"/>
                <w:rtl w:val="0"/>
              </w:rPr>
              <w:t xml:space="preserve">708.708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7">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8">
            <w:pPr>
              <w:widowControl w:val="0"/>
              <w:spacing w:before="0" w:line="240" w:lineRule="auto"/>
              <w:rPr>
                <w:sz w:val="20"/>
                <w:szCs w:val="20"/>
              </w:rPr>
            </w:pPr>
            <w:r w:rsidDel="00000000" w:rsidR="00000000" w:rsidRPr="00000000">
              <w:rPr>
                <w:sz w:val="20"/>
                <w:szCs w:val="20"/>
                <w:rtl w:val="0"/>
              </w:rPr>
              <w:t xml:space="preserve">693.557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9">
            <w:pPr>
              <w:widowControl w:val="0"/>
              <w:spacing w:before="0" w:line="240" w:lineRule="auto"/>
              <w:rPr>
                <w:b w:val="1"/>
                <w:sz w:val="20"/>
                <w:szCs w:val="20"/>
              </w:rPr>
            </w:pPr>
            <w:r w:rsidDel="00000000" w:rsidR="00000000" w:rsidRPr="00000000">
              <w:rPr>
                <w:b w:val="1"/>
                <w:sz w:val="20"/>
                <w:szCs w:val="20"/>
                <w:rtl w:val="0"/>
              </w:rPr>
              <w:t xml:space="preserve">n_airbnb_incr_last_4_years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A">
            <w:pPr>
              <w:widowControl w:val="0"/>
              <w:spacing w:before="0" w:line="240" w:lineRule="auto"/>
              <w:rPr>
                <w:sz w:val="20"/>
                <w:szCs w:val="20"/>
              </w:rPr>
            </w:pPr>
            <w:r w:rsidDel="00000000" w:rsidR="00000000" w:rsidRPr="00000000">
              <w:rPr>
                <w:sz w:val="20"/>
                <w:szCs w:val="20"/>
                <w:rtl w:val="0"/>
              </w:rPr>
              <w:t xml:space="preserve">5.316.667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B">
            <w:pPr>
              <w:widowControl w:val="0"/>
              <w:spacing w:before="0" w:line="240" w:lineRule="auto"/>
              <w:rPr>
                <w:sz w:val="20"/>
                <w:szCs w:val="20"/>
              </w:rPr>
            </w:pPr>
            <w:r w:rsidDel="00000000" w:rsidR="00000000" w:rsidRPr="00000000">
              <w:rPr>
                <w:sz w:val="20"/>
                <w:szCs w:val="20"/>
                <w:rtl w:val="0"/>
              </w:rPr>
              <w:t xml:space="preserve">460.000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C">
            <w:pPr>
              <w:widowControl w:val="0"/>
              <w:spacing w:before="0" w:line="240" w:lineRule="auto"/>
              <w:rPr>
                <w:sz w:val="20"/>
                <w:szCs w:val="20"/>
              </w:rPr>
            </w:pPr>
            <w:r w:rsidDel="00000000" w:rsidR="00000000" w:rsidRPr="00000000">
              <w:rPr>
                <w:sz w:val="20"/>
                <w:szCs w:val="20"/>
                <w:rtl w:val="0"/>
              </w:rPr>
              <w:t xml:space="preserve">132.000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D">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E">
            <w:pPr>
              <w:widowControl w:val="0"/>
              <w:spacing w:before="0" w:line="240" w:lineRule="auto"/>
              <w:rPr>
                <w:sz w:val="20"/>
                <w:szCs w:val="20"/>
              </w:rPr>
            </w:pPr>
            <w:r w:rsidDel="00000000" w:rsidR="00000000" w:rsidRPr="00000000">
              <w:rPr>
                <w:sz w:val="20"/>
                <w:szCs w:val="20"/>
                <w:rtl w:val="0"/>
              </w:rPr>
              <w:t xml:space="preserve">45.556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F">
            <w:pPr>
              <w:widowControl w:val="0"/>
              <w:spacing w:before="0" w:line="240" w:lineRule="auto"/>
              <w:rPr>
                <w:b w:val="1"/>
                <w:sz w:val="20"/>
                <w:szCs w:val="20"/>
              </w:rPr>
            </w:pPr>
            <w:r w:rsidDel="00000000" w:rsidR="00000000" w:rsidRPr="00000000">
              <w:rPr>
                <w:b w:val="1"/>
                <w:sz w:val="20"/>
                <w:szCs w:val="20"/>
                <w:rtl w:val="0"/>
              </w:rPr>
              <w:t xml:space="preserve">airbnb_price_incr_last_4_years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0">
            <w:pPr>
              <w:widowControl w:val="0"/>
              <w:spacing w:before="0" w:line="240" w:lineRule="auto"/>
              <w:rPr>
                <w:sz w:val="20"/>
                <w:szCs w:val="20"/>
              </w:rPr>
            </w:pPr>
            <w:r w:rsidDel="00000000" w:rsidR="00000000" w:rsidRPr="00000000">
              <w:rPr>
                <w:sz w:val="20"/>
                <w:szCs w:val="20"/>
                <w:rtl w:val="0"/>
              </w:rPr>
              <w:t xml:space="preserve">106.286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1">
            <w:pPr>
              <w:widowControl w:val="0"/>
              <w:spacing w:before="0" w:line="240" w:lineRule="auto"/>
              <w:rPr>
                <w:sz w:val="20"/>
                <w:szCs w:val="20"/>
              </w:rPr>
            </w:pPr>
            <w:r w:rsidDel="00000000" w:rsidR="00000000" w:rsidRPr="00000000">
              <w:rPr>
                <w:sz w:val="20"/>
                <w:szCs w:val="20"/>
                <w:rtl w:val="0"/>
              </w:rPr>
              <w:t xml:space="preserve">296.938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2">
            <w:pPr>
              <w:widowControl w:val="0"/>
              <w:spacing w:before="0" w:line="240" w:lineRule="auto"/>
              <w:rPr>
                <w:sz w:val="20"/>
                <w:szCs w:val="20"/>
              </w:rPr>
            </w:pPr>
            <w:r w:rsidDel="00000000" w:rsidR="00000000" w:rsidRPr="00000000">
              <w:rPr>
                <w:sz w:val="20"/>
                <w:szCs w:val="20"/>
                <w:rtl w:val="0"/>
              </w:rPr>
              <w:t xml:space="preserve">-102.087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4">
            <w:pPr>
              <w:widowControl w:val="0"/>
              <w:spacing w:before="0" w:line="240" w:lineRule="auto"/>
              <w:rPr>
                <w:sz w:val="20"/>
                <w:szCs w:val="20"/>
              </w:rPr>
            </w:pPr>
            <w:r w:rsidDel="00000000" w:rsidR="00000000" w:rsidRPr="00000000">
              <w:rPr>
                <w:sz w:val="20"/>
                <w:szCs w:val="20"/>
                <w:rtl w:val="0"/>
              </w:rPr>
              <w:t xml:space="preserve">693.557</w:t>
            </w:r>
          </w:p>
        </w:tc>
      </w:tr>
    </w:tbl>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ind w:left="0" w:firstLine="0"/>
        <w:rPr>
          <w:b w:val="1"/>
          <w:sz w:val="24"/>
          <w:szCs w:val="24"/>
        </w:rPr>
      </w:pPr>
      <w:bookmarkStart w:colFirst="0" w:colLast="0" w:name="_heading=h.x0usxvyjke7i" w:id="11"/>
      <w:bookmarkEnd w:id="11"/>
      <w:r w:rsidDel="00000000" w:rsidR="00000000" w:rsidRPr="00000000">
        <w:rPr>
          <w:sz w:val="24"/>
          <w:szCs w:val="24"/>
          <w:rtl w:val="0"/>
        </w:rPr>
        <w:t xml:space="preserve">In the following table, you can find the various neighborhoods that exhibit indications of being linked to the gentrification process in this cluster for different reasons. These neighborhoods display notable characteristics, such as escalating property prices, number of Airbnb listings and characteristics indicating a middle or working class social structure in the neighborhood, such as higher unemployment rates. These factors collectively contribute to the transformation of these areas, attracting investment and potentially resulting in harmful consequences for the most modest neighbors.</w:t>
      </w:r>
      <w:r w:rsidDel="00000000" w:rsidR="00000000" w:rsidRPr="00000000">
        <w:rPr>
          <w:rtl w:val="0"/>
        </w:rPr>
      </w:r>
    </w:p>
    <w:tbl>
      <w:tblPr>
        <w:tblStyle w:val="Table5"/>
        <w:tblW w:w="90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7">
            <w:pPr>
              <w:widowControl w:val="0"/>
              <w:spacing w:before="0" w:line="240" w:lineRule="auto"/>
              <w:ind w:right="32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8">
            <w:pPr>
              <w:widowControl w:val="0"/>
              <w:spacing w:before="0" w:line="240" w:lineRule="auto"/>
              <w:ind w:right="320"/>
              <w:rPr>
                <w:b w:val="1"/>
                <w:sz w:val="20"/>
                <w:szCs w:val="20"/>
              </w:rPr>
            </w:pPr>
            <w:r w:rsidDel="00000000" w:rsidR="00000000" w:rsidRPr="00000000">
              <w:rPr>
                <w:b w:val="1"/>
                <w:sz w:val="20"/>
                <w:szCs w:val="20"/>
                <w:rtl w:val="0"/>
              </w:rPr>
              <w:t xml:space="preserve">Real estate 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widowControl w:val="0"/>
              <w:spacing w:before="0" w:line="240" w:lineRule="auto"/>
              <w:ind w:right="320"/>
              <w:rPr>
                <w:b w:val="1"/>
                <w:sz w:val="20"/>
                <w:szCs w:val="20"/>
              </w:rPr>
            </w:pPr>
            <w:r w:rsidDel="00000000" w:rsidR="00000000" w:rsidRPr="00000000">
              <w:rPr>
                <w:b w:val="1"/>
                <w:sz w:val="20"/>
                <w:szCs w:val="20"/>
                <w:rtl w:val="0"/>
              </w:rPr>
              <w:t xml:space="preserve">Real estate prices increase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widowControl w:val="0"/>
              <w:spacing w:before="0" w:line="240" w:lineRule="auto"/>
              <w:ind w:right="320"/>
              <w:rPr>
                <w:b w:val="1"/>
                <w:sz w:val="20"/>
                <w:szCs w:val="20"/>
              </w:rPr>
            </w:pPr>
            <w:r w:rsidDel="00000000" w:rsidR="00000000" w:rsidRPr="00000000">
              <w:rPr>
                <w:b w:val="1"/>
                <w:sz w:val="20"/>
                <w:szCs w:val="20"/>
                <w:rtl w:val="0"/>
              </w:rPr>
              <w:t xml:space="preserve">Nº of airbnbs listings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B">
            <w:pPr>
              <w:widowControl w:val="0"/>
              <w:spacing w:before="0" w:line="240" w:lineRule="auto"/>
              <w:ind w:right="320"/>
              <w:rPr>
                <w:b w:val="1"/>
                <w:sz w:val="20"/>
                <w:szCs w:val="20"/>
              </w:rPr>
            </w:pPr>
            <w:r w:rsidDel="00000000" w:rsidR="00000000" w:rsidRPr="00000000">
              <w:rPr>
                <w:b w:val="1"/>
                <w:sz w:val="20"/>
                <w:szCs w:val="20"/>
                <w:rtl w:val="0"/>
              </w:rPr>
              <w:t xml:space="preserve">Post graduate proportion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spacing w:before="0" w:line="240" w:lineRule="auto"/>
              <w:ind w:right="320"/>
              <w:rPr>
                <w:b w:val="1"/>
                <w:sz w:val="20"/>
                <w:szCs w:val="20"/>
              </w:rPr>
            </w:pPr>
            <w:r w:rsidDel="00000000" w:rsidR="00000000" w:rsidRPr="00000000">
              <w:rPr>
                <w:b w:val="1"/>
                <w:sz w:val="20"/>
                <w:szCs w:val="20"/>
                <w:rtl w:val="0"/>
              </w:rPr>
              <w:t xml:space="preserve">Unemployment rate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4D">
            <w:pPr>
              <w:widowControl w:val="0"/>
              <w:spacing w:before="0" w:line="240" w:lineRule="auto"/>
              <w:rPr>
                <w:sz w:val="20"/>
                <w:szCs w:val="20"/>
              </w:rPr>
            </w:pPr>
            <w:r w:rsidDel="00000000" w:rsidR="00000000" w:rsidRPr="00000000">
              <w:rPr>
                <w:sz w:val="20"/>
                <w:szCs w:val="20"/>
                <w:rtl w:val="0"/>
              </w:rPr>
              <w:t xml:space="preserve">Casco Histórico de Vallecas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E">
            <w:pPr>
              <w:widowControl w:val="0"/>
              <w:spacing w:before="0" w:line="240" w:lineRule="auto"/>
              <w:rPr>
                <w:sz w:val="20"/>
                <w:szCs w:val="20"/>
              </w:rPr>
            </w:pPr>
            <w:r w:rsidDel="00000000" w:rsidR="00000000" w:rsidRPr="00000000">
              <w:rPr>
                <w:sz w:val="20"/>
                <w:szCs w:val="20"/>
                <w:rtl w:val="0"/>
              </w:rPr>
              <w:t xml:space="preserve">2356.5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widowControl w:val="0"/>
              <w:spacing w:before="0" w:line="240" w:lineRule="auto"/>
              <w:rPr>
                <w:sz w:val="20"/>
                <w:szCs w:val="20"/>
              </w:rPr>
            </w:pPr>
            <w:r w:rsidDel="00000000" w:rsidR="00000000" w:rsidRPr="00000000">
              <w:rPr>
                <w:sz w:val="20"/>
                <w:szCs w:val="20"/>
                <w:rtl w:val="0"/>
              </w:rPr>
              <w:t xml:space="preserve">0.6422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0">
            <w:pPr>
              <w:widowControl w:val="0"/>
              <w:spacing w:before="0" w:line="240" w:lineRule="auto"/>
              <w:rPr>
                <w:sz w:val="20"/>
                <w:szCs w:val="20"/>
              </w:rPr>
            </w:pPr>
            <w:r w:rsidDel="00000000" w:rsidR="00000000" w:rsidRPr="00000000">
              <w:rPr>
                <w:sz w:val="20"/>
                <w:szCs w:val="20"/>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40" w:lineRule="auto"/>
              <w:rPr>
                <w:sz w:val="20"/>
                <w:szCs w:val="20"/>
              </w:rPr>
            </w:pPr>
            <w:r w:rsidDel="00000000" w:rsidR="00000000" w:rsidRPr="00000000">
              <w:rPr>
                <w:sz w:val="20"/>
                <w:szCs w:val="20"/>
                <w:rtl w:val="0"/>
              </w:rPr>
              <w:t xml:space="preserve">0.0768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2">
            <w:pPr>
              <w:widowControl w:val="0"/>
              <w:spacing w:before="0" w:line="240" w:lineRule="auto"/>
              <w:rPr>
                <w:sz w:val="20"/>
                <w:szCs w:val="20"/>
              </w:rPr>
            </w:pPr>
            <w:r w:rsidDel="00000000" w:rsidR="00000000" w:rsidRPr="00000000">
              <w:rPr>
                <w:sz w:val="20"/>
                <w:szCs w:val="20"/>
                <w:rtl w:val="0"/>
              </w:rPr>
              <w:t xml:space="preserve">0.0782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53">
            <w:pPr>
              <w:widowControl w:val="0"/>
              <w:spacing w:before="0" w:line="240" w:lineRule="auto"/>
              <w:rPr>
                <w:sz w:val="20"/>
                <w:szCs w:val="20"/>
              </w:rPr>
            </w:pPr>
            <w:r w:rsidDel="00000000" w:rsidR="00000000" w:rsidRPr="00000000">
              <w:rPr>
                <w:sz w:val="20"/>
                <w:szCs w:val="20"/>
                <w:rtl w:val="0"/>
              </w:rPr>
              <w:t xml:space="preserve">Arcos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4">
            <w:pPr>
              <w:widowControl w:val="0"/>
              <w:spacing w:before="0" w:line="240" w:lineRule="auto"/>
              <w:rPr>
                <w:sz w:val="20"/>
                <w:szCs w:val="20"/>
              </w:rPr>
            </w:pPr>
            <w:r w:rsidDel="00000000" w:rsidR="00000000" w:rsidRPr="00000000">
              <w:rPr>
                <w:sz w:val="20"/>
                <w:szCs w:val="20"/>
                <w:rtl w:val="0"/>
              </w:rPr>
              <w:t xml:space="preserve">2130.0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40" w:lineRule="auto"/>
              <w:rPr>
                <w:sz w:val="20"/>
                <w:szCs w:val="20"/>
              </w:rPr>
            </w:pPr>
            <w:r w:rsidDel="00000000" w:rsidR="00000000" w:rsidRPr="00000000">
              <w:rPr>
                <w:sz w:val="20"/>
                <w:szCs w:val="20"/>
                <w:rtl w:val="0"/>
              </w:rPr>
              <w:t xml:space="preserve">0.5720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6">
            <w:pPr>
              <w:widowControl w:val="0"/>
              <w:spacing w:before="0" w:line="240" w:lineRule="auto"/>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7">
            <w:pPr>
              <w:widowControl w:val="0"/>
              <w:spacing w:before="0" w:line="240" w:lineRule="auto"/>
              <w:rPr>
                <w:sz w:val="20"/>
                <w:szCs w:val="20"/>
              </w:rPr>
            </w:pPr>
            <w:r w:rsidDel="00000000" w:rsidR="00000000" w:rsidRPr="00000000">
              <w:rPr>
                <w:sz w:val="20"/>
                <w:szCs w:val="20"/>
                <w:rtl w:val="0"/>
              </w:rPr>
              <w:t xml:space="preserve">0.1266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widowControl w:val="0"/>
              <w:spacing w:before="0" w:line="240" w:lineRule="auto"/>
              <w:rPr>
                <w:sz w:val="20"/>
                <w:szCs w:val="20"/>
              </w:rPr>
            </w:pPr>
            <w:r w:rsidDel="00000000" w:rsidR="00000000" w:rsidRPr="00000000">
              <w:rPr>
                <w:sz w:val="20"/>
                <w:szCs w:val="20"/>
                <w:rtl w:val="0"/>
              </w:rPr>
              <w:t xml:space="preserve">0.0622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59">
            <w:pPr>
              <w:widowControl w:val="0"/>
              <w:spacing w:before="0" w:line="240" w:lineRule="auto"/>
              <w:rPr>
                <w:sz w:val="20"/>
                <w:szCs w:val="20"/>
              </w:rPr>
            </w:pPr>
            <w:r w:rsidDel="00000000" w:rsidR="00000000" w:rsidRPr="00000000">
              <w:rPr>
                <w:sz w:val="20"/>
                <w:szCs w:val="20"/>
                <w:rtl w:val="0"/>
              </w:rPr>
              <w:t xml:space="preserve">Portazgo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A">
            <w:pPr>
              <w:widowControl w:val="0"/>
              <w:spacing w:before="0" w:line="240" w:lineRule="auto"/>
              <w:rPr>
                <w:sz w:val="20"/>
                <w:szCs w:val="20"/>
              </w:rPr>
            </w:pPr>
            <w:r w:rsidDel="00000000" w:rsidR="00000000" w:rsidRPr="00000000">
              <w:rPr>
                <w:sz w:val="20"/>
                <w:szCs w:val="20"/>
                <w:rtl w:val="0"/>
              </w:rPr>
              <w:t xml:space="preserve">1826.0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B">
            <w:pPr>
              <w:widowControl w:val="0"/>
              <w:spacing w:before="0" w:line="240" w:lineRule="auto"/>
              <w:rPr>
                <w:sz w:val="20"/>
                <w:szCs w:val="20"/>
              </w:rPr>
            </w:pPr>
            <w:r w:rsidDel="00000000" w:rsidR="00000000" w:rsidRPr="00000000">
              <w:rPr>
                <w:sz w:val="20"/>
                <w:szCs w:val="20"/>
                <w:rtl w:val="0"/>
              </w:rPr>
              <w:t xml:space="preserve">0.4738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C">
            <w:pPr>
              <w:widowControl w:val="0"/>
              <w:spacing w:before="0" w:line="240" w:lineRule="auto"/>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D">
            <w:pPr>
              <w:widowControl w:val="0"/>
              <w:spacing w:before="0" w:line="240" w:lineRule="auto"/>
              <w:rPr>
                <w:sz w:val="20"/>
                <w:szCs w:val="20"/>
              </w:rPr>
            </w:pPr>
            <w:r w:rsidDel="00000000" w:rsidR="00000000" w:rsidRPr="00000000">
              <w:rPr>
                <w:sz w:val="20"/>
                <w:szCs w:val="20"/>
                <w:rtl w:val="0"/>
              </w:rPr>
              <w:t xml:space="preserve">0.0784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E">
            <w:pPr>
              <w:widowControl w:val="0"/>
              <w:spacing w:before="0" w:line="240" w:lineRule="auto"/>
              <w:rPr>
                <w:sz w:val="20"/>
                <w:szCs w:val="20"/>
              </w:rPr>
            </w:pPr>
            <w:r w:rsidDel="00000000" w:rsidR="00000000" w:rsidRPr="00000000">
              <w:rPr>
                <w:sz w:val="20"/>
                <w:szCs w:val="20"/>
                <w:rtl w:val="0"/>
              </w:rPr>
              <w:t xml:space="preserve">0.0750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5F">
            <w:pPr>
              <w:widowControl w:val="0"/>
              <w:spacing w:before="0" w:line="240" w:lineRule="auto"/>
              <w:rPr>
                <w:sz w:val="20"/>
                <w:szCs w:val="20"/>
              </w:rPr>
            </w:pPr>
            <w:r w:rsidDel="00000000" w:rsidR="00000000" w:rsidRPr="00000000">
              <w:rPr>
                <w:sz w:val="20"/>
                <w:szCs w:val="20"/>
                <w:rtl w:val="0"/>
              </w:rPr>
              <w:t xml:space="preserve">Los Rosales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0">
            <w:pPr>
              <w:widowControl w:val="0"/>
              <w:spacing w:before="0" w:line="240" w:lineRule="auto"/>
              <w:rPr>
                <w:sz w:val="20"/>
                <w:szCs w:val="20"/>
              </w:rPr>
            </w:pPr>
            <w:r w:rsidDel="00000000" w:rsidR="00000000" w:rsidRPr="00000000">
              <w:rPr>
                <w:sz w:val="20"/>
                <w:szCs w:val="20"/>
                <w:rtl w:val="0"/>
              </w:rPr>
              <w:t xml:space="preserve">1869.0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spacing w:before="0" w:line="240" w:lineRule="auto"/>
              <w:rPr>
                <w:sz w:val="20"/>
                <w:szCs w:val="20"/>
              </w:rPr>
            </w:pPr>
            <w:r w:rsidDel="00000000" w:rsidR="00000000" w:rsidRPr="00000000">
              <w:rPr>
                <w:sz w:val="20"/>
                <w:szCs w:val="20"/>
                <w:rtl w:val="0"/>
              </w:rPr>
              <w:t xml:space="preserve">0.4355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spacing w:before="0" w:line="240" w:lineRule="auto"/>
              <w:rPr>
                <w:sz w:val="20"/>
                <w:szCs w:val="20"/>
              </w:rPr>
            </w:pPr>
            <w:r w:rsidDel="00000000" w:rsidR="00000000" w:rsidRPr="00000000">
              <w:rPr>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spacing w:before="0" w:line="240" w:lineRule="auto"/>
              <w:rPr>
                <w:sz w:val="20"/>
                <w:szCs w:val="20"/>
              </w:rPr>
            </w:pPr>
            <w:r w:rsidDel="00000000" w:rsidR="00000000" w:rsidRPr="00000000">
              <w:rPr>
                <w:sz w:val="20"/>
                <w:szCs w:val="20"/>
                <w:rtl w:val="0"/>
              </w:rPr>
              <w:t xml:space="preserve">0.1041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4">
            <w:pPr>
              <w:widowControl w:val="0"/>
              <w:spacing w:before="0" w:line="240" w:lineRule="auto"/>
              <w:rPr>
                <w:sz w:val="20"/>
                <w:szCs w:val="20"/>
              </w:rPr>
            </w:pPr>
            <w:r w:rsidDel="00000000" w:rsidR="00000000" w:rsidRPr="00000000">
              <w:rPr>
                <w:sz w:val="20"/>
                <w:szCs w:val="20"/>
                <w:rtl w:val="0"/>
              </w:rPr>
              <w:t xml:space="preserve">0.0601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65">
            <w:pPr>
              <w:widowControl w:val="0"/>
              <w:spacing w:before="0" w:line="240" w:lineRule="auto"/>
              <w:rPr>
                <w:sz w:val="20"/>
                <w:szCs w:val="20"/>
              </w:rPr>
            </w:pPr>
            <w:r w:rsidDel="00000000" w:rsidR="00000000" w:rsidRPr="00000000">
              <w:rPr>
                <w:sz w:val="20"/>
                <w:szCs w:val="20"/>
                <w:rtl w:val="0"/>
              </w:rPr>
              <w:t xml:space="preserve">Moscardó</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6">
            <w:pPr>
              <w:widowControl w:val="0"/>
              <w:spacing w:before="0" w:line="240" w:lineRule="auto"/>
              <w:rPr>
                <w:sz w:val="20"/>
                <w:szCs w:val="20"/>
              </w:rPr>
            </w:pPr>
            <w:r w:rsidDel="00000000" w:rsidR="00000000" w:rsidRPr="00000000">
              <w:rPr>
                <w:sz w:val="20"/>
                <w:szCs w:val="20"/>
                <w:rtl w:val="0"/>
              </w:rPr>
              <w:t xml:space="preserve">2209.0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7">
            <w:pPr>
              <w:widowControl w:val="0"/>
              <w:spacing w:before="0" w:line="240" w:lineRule="auto"/>
              <w:rPr>
                <w:sz w:val="20"/>
                <w:szCs w:val="20"/>
              </w:rPr>
            </w:pPr>
            <w:r w:rsidDel="00000000" w:rsidR="00000000" w:rsidRPr="00000000">
              <w:rPr>
                <w:sz w:val="20"/>
                <w:szCs w:val="20"/>
                <w:rtl w:val="0"/>
              </w:rPr>
              <w:t xml:space="preserve">0.4353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spacing w:before="0" w:line="240" w:lineRule="auto"/>
              <w:rPr>
                <w:sz w:val="20"/>
                <w:szCs w:val="20"/>
              </w:rPr>
            </w:pPr>
            <w:r w:rsidDel="00000000" w:rsidR="00000000" w:rsidRPr="00000000">
              <w:rPr>
                <w:sz w:val="20"/>
                <w:szCs w:val="20"/>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9">
            <w:pPr>
              <w:widowControl w:val="0"/>
              <w:spacing w:before="0" w:line="240" w:lineRule="auto"/>
              <w:rPr>
                <w:sz w:val="20"/>
                <w:szCs w:val="20"/>
              </w:rPr>
            </w:pPr>
            <w:r w:rsidDel="00000000" w:rsidR="00000000" w:rsidRPr="00000000">
              <w:rPr>
                <w:sz w:val="20"/>
                <w:szCs w:val="20"/>
                <w:rtl w:val="0"/>
              </w:rPr>
              <w:t xml:space="preserve">0.1268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A">
            <w:pPr>
              <w:widowControl w:val="0"/>
              <w:spacing w:before="0" w:line="240" w:lineRule="auto"/>
              <w:rPr>
                <w:sz w:val="20"/>
                <w:szCs w:val="20"/>
              </w:rPr>
            </w:pPr>
            <w:r w:rsidDel="00000000" w:rsidR="00000000" w:rsidRPr="00000000">
              <w:rPr>
                <w:sz w:val="20"/>
                <w:szCs w:val="20"/>
                <w:rtl w:val="0"/>
              </w:rPr>
              <w:t xml:space="preserve">0.0534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6B">
            <w:pPr>
              <w:widowControl w:val="0"/>
              <w:spacing w:before="0" w:line="240" w:lineRule="auto"/>
              <w:rPr>
                <w:sz w:val="20"/>
                <w:szCs w:val="20"/>
              </w:rPr>
            </w:pPr>
            <w:r w:rsidDel="00000000" w:rsidR="00000000" w:rsidRPr="00000000">
              <w:rPr>
                <w:sz w:val="20"/>
                <w:szCs w:val="20"/>
                <w:rtl w:val="0"/>
              </w:rPr>
              <w:t xml:space="preserve">Palomeras Sureste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C">
            <w:pPr>
              <w:widowControl w:val="0"/>
              <w:spacing w:before="0" w:line="240" w:lineRule="auto"/>
              <w:rPr>
                <w:sz w:val="20"/>
                <w:szCs w:val="20"/>
              </w:rPr>
            </w:pPr>
            <w:r w:rsidDel="00000000" w:rsidR="00000000" w:rsidRPr="00000000">
              <w:rPr>
                <w:sz w:val="20"/>
                <w:szCs w:val="20"/>
                <w:rtl w:val="0"/>
              </w:rPr>
              <w:t xml:space="preserve">2012.0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D">
            <w:pPr>
              <w:widowControl w:val="0"/>
              <w:spacing w:before="0" w:line="240" w:lineRule="auto"/>
              <w:rPr>
                <w:sz w:val="20"/>
                <w:szCs w:val="20"/>
              </w:rPr>
            </w:pPr>
            <w:r w:rsidDel="00000000" w:rsidR="00000000" w:rsidRPr="00000000">
              <w:rPr>
                <w:sz w:val="20"/>
                <w:szCs w:val="20"/>
                <w:rtl w:val="0"/>
              </w:rPr>
              <w:t xml:space="preserve">0.2718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E">
            <w:pPr>
              <w:widowControl w:val="0"/>
              <w:spacing w:before="0" w:line="240" w:lineRule="auto"/>
              <w:rPr>
                <w:sz w:val="20"/>
                <w:szCs w:val="20"/>
              </w:rPr>
            </w:pPr>
            <w:r w:rsidDel="00000000" w:rsidR="00000000" w:rsidRPr="00000000">
              <w:rPr>
                <w:sz w:val="20"/>
                <w:szCs w:val="20"/>
                <w:rtl w:val="0"/>
              </w:rPr>
              <w:t xml:space="preserve">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F">
            <w:pPr>
              <w:widowControl w:val="0"/>
              <w:spacing w:before="0" w:line="240" w:lineRule="auto"/>
              <w:rPr>
                <w:sz w:val="20"/>
                <w:szCs w:val="20"/>
              </w:rPr>
            </w:pPr>
            <w:r w:rsidDel="00000000" w:rsidR="00000000" w:rsidRPr="00000000">
              <w:rPr>
                <w:sz w:val="20"/>
                <w:szCs w:val="20"/>
                <w:rtl w:val="0"/>
              </w:rPr>
              <w:t xml:space="preserve">0.0995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0">
            <w:pPr>
              <w:widowControl w:val="0"/>
              <w:spacing w:before="0" w:line="240" w:lineRule="auto"/>
              <w:rPr>
                <w:sz w:val="20"/>
                <w:szCs w:val="20"/>
              </w:rPr>
            </w:pPr>
            <w:r w:rsidDel="00000000" w:rsidR="00000000" w:rsidRPr="00000000">
              <w:rPr>
                <w:sz w:val="20"/>
                <w:szCs w:val="20"/>
                <w:rtl w:val="0"/>
              </w:rPr>
              <w:t xml:space="preserve">0.0659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71">
            <w:pPr>
              <w:widowControl w:val="0"/>
              <w:spacing w:before="0" w:line="240" w:lineRule="auto"/>
              <w:rPr>
                <w:sz w:val="20"/>
                <w:szCs w:val="20"/>
              </w:rPr>
            </w:pPr>
            <w:r w:rsidDel="00000000" w:rsidR="00000000" w:rsidRPr="00000000">
              <w:rPr>
                <w:sz w:val="20"/>
                <w:szCs w:val="20"/>
                <w:rtl w:val="0"/>
              </w:rPr>
              <w:t xml:space="preserve">San Fermín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2">
            <w:pPr>
              <w:widowControl w:val="0"/>
              <w:spacing w:before="0" w:line="240" w:lineRule="auto"/>
              <w:rPr>
                <w:sz w:val="20"/>
                <w:szCs w:val="20"/>
              </w:rPr>
            </w:pPr>
            <w:r w:rsidDel="00000000" w:rsidR="00000000" w:rsidRPr="00000000">
              <w:rPr>
                <w:sz w:val="20"/>
                <w:szCs w:val="20"/>
                <w:rtl w:val="0"/>
              </w:rPr>
              <w:t xml:space="preserve">2041.0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3">
            <w:pPr>
              <w:widowControl w:val="0"/>
              <w:spacing w:before="0" w:line="240" w:lineRule="auto"/>
              <w:rPr>
                <w:sz w:val="20"/>
                <w:szCs w:val="20"/>
              </w:rPr>
            </w:pPr>
            <w:r w:rsidDel="00000000" w:rsidR="00000000" w:rsidRPr="00000000">
              <w:rPr>
                <w:sz w:val="20"/>
                <w:szCs w:val="20"/>
                <w:rtl w:val="0"/>
              </w:rPr>
              <w:t xml:space="preserve">0.2325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4">
            <w:pPr>
              <w:widowControl w:val="0"/>
              <w:spacing w:before="0" w:line="240" w:lineRule="auto"/>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5">
            <w:pPr>
              <w:widowControl w:val="0"/>
              <w:spacing w:before="0" w:line="240" w:lineRule="auto"/>
              <w:rPr>
                <w:sz w:val="20"/>
                <w:szCs w:val="20"/>
              </w:rPr>
            </w:pPr>
            <w:r w:rsidDel="00000000" w:rsidR="00000000" w:rsidRPr="00000000">
              <w:rPr>
                <w:sz w:val="20"/>
                <w:szCs w:val="20"/>
                <w:rtl w:val="0"/>
              </w:rPr>
              <w:t xml:space="preserve">0.1078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6">
            <w:pPr>
              <w:widowControl w:val="0"/>
              <w:spacing w:before="0" w:line="240" w:lineRule="auto"/>
              <w:rPr>
                <w:sz w:val="20"/>
                <w:szCs w:val="20"/>
              </w:rPr>
            </w:pPr>
            <w:r w:rsidDel="00000000" w:rsidR="00000000" w:rsidRPr="00000000">
              <w:rPr>
                <w:sz w:val="20"/>
                <w:szCs w:val="20"/>
                <w:rtl w:val="0"/>
              </w:rPr>
              <w:t xml:space="preserve">0.0691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77">
            <w:pPr>
              <w:widowControl w:val="0"/>
              <w:spacing w:before="0" w:line="240" w:lineRule="auto"/>
              <w:rPr>
                <w:sz w:val="20"/>
                <w:szCs w:val="20"/>
              </w:rPr>
            </w:pPr>
            <w:r w:rsidDel="00000000" w:rsidR="00000000" w:rsidRPr="00000000">
              <w:rPr>
                <w:sz w:val="20"/>
                <w:szCs w:val="20"/>
                <w:rtl w:val="0"/>
              </w:rPr>
              <w:t xml:space="preserve">Casco Histórico de Barajas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8">
            <w:pPr>
              <w:widowControl w:val="0"/>
              <w:spacing w:before="0" w:line="240" w:lineRule="auto"/>
              <w:rPr>
                <w:sz w:val="20"/>
                <w:szCs w:val="20"/>
              </w:rPr>
            </w:pPr>
            <w:r w:rsidDel="00000000" w:rsidR="00000000" w:rsidRPr="00000000">
              <w:rPr>
                <w:sz w:val="20"/>
                <w:szCs w:val="20"/>
                <w:rtl w:val="0"/>
              </w:rPr>
              <w:t xml:space="preserve">3104.0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9">
            <w:pPr>
              <w:widowControl w:val="0"/>
              <w:spacing w:before="0" w:line="240" w:lineRule="auto"/>
              <w:rPr>
                <w:sz w:val="20"/>
                <w:szCs w:val="20"/>
              </w:rPr>
            </w:pPr>
            <w:r w:rsidDel="00000000" w:rsidR="00000000" w:rsidRPr="00000000">
              <w:rPr>
                <w:sz w:val="20"/>
                <w:szCs w:val="20"/>
                <w:rtl w:val="0"/>
              </w:rPr>
              <w:t xml:space="preserve">0.2327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A">
            <w:pPr>
              <w:widowControl w:val="0"/>
              <w:spacing w:before="0" w:line="240" w:lineRule="auto"/>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B">
            <w:pPr>
              <w:widowControl w:val="0"/>
              <w:spacing w:before="0" w:line="240" w:lineRule="auto"/>
              <w:rPr>
                <w:sz w:val="20"/>
                <w:szCs w:val="20"/>
              </w:rPr>
            </w:pPr>
            <w:r w:rsidDel="00000000" w:rsidR="00000000" w:rsidRPr="00000000">
              <w:rPr>
                <w:sz w:val="20"/>
                <w:szCs w:val="20"/>
                <w:rtl w:val="0"/>
              </w:rPr>
              <w:t xml:space="preserve">0.1408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C">
            <w:pPr>
              <w:widowControl w:val="0"/>
              <w:spacing w:before="0" w:line="240" w:lineRule="auto"/>
              <w:rPr>
                <w:sz w:val="20"/>
                <w:szCs w:val="20"/>
              </w:rPr>
            </w:pPr>
            <w:r w:rsidDel="00000000" w:rsidR="00000000" w:rsidRPr="00000000">
              <w:rPr>
                <w:sz w:val="20"/>
                <w:szCs w:val="20"/>
                <w:rtl w:val="0"/>
              </w:rPr>
              <w:t xml:space="preserve">0.0494</w:t>
            </w:r>
          </w:p>
        </w:tc>
      </w:tr>
      <w:tr>
        <w:trPr>
          <w:cantSplit w:val="0"/>
          <w:trHeight w:val="440.419921875" w:hRule="atLeast"/>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7D">
            <w:pPr>
              <w:widowControl w:val="0"/>
              <w:spacing w:before="0" w:line="240" w:lineRule="auto"/>
              <w:rPr>
                <w:sz w:val="20"/>
                <w:szCs w:val="20"/>
              </w:rPr>
            </w:pPr>
            <w:r w:rsidDel="00000000" w:rsidR="00000000" w:rsidRPr="00000000">
              <w:rPr>
                <w:sz w:val="20"/>
                <w:szCs w:val="20"/>
                <w:rtl w:val="0"/>
              </w:rPr>
              <w:t xml:space="preserve">Fontarrón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E">
            <w:pPr>
              <w:widowControl w:val="0"/>
              <w:spacing w:before="0" w:line="240" w:lineRule="auto"/>
              <w:rPr>
                <w:sz w:val="20"/>
                <w:szCs w:val="20"/>
              </w:rPr>
            </w:pPr>
            <w:r w:rsidDel="00000000" w:rsidR="00000000" w:rsidRPr="00000000">
              <w:rPr>
                <w:sz w:val="20"/>
                <w:szCs w:val="20"/>
                <w:rtl w:val="0"/>
              </w:rPr>
              <w:t xml:space="preserve">2207.0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F">
            <w:pPr>
              <w:widowControl w:val="0"/>
              <w:spacing w:before="0" w:line="240" w:lineRule="auto"/>
              <w:rPr>
                <w:sz w:val="20"/>
                <w:szCs w:val="20"/>
              </w:rPr>
            </w:pPr>
            <w:r w:rsidDel="00000000" w:rsidR="00000000" w:rsidRPr="00000000">
              <w:rPr>
                <w:sz w:val="20"/>
                <w:szCs w:val="20"/>
                <w:rtl w:val="0"/>
              </w:rPr>
              <w:t xml:space="preserve">0.3449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0">
            <w:pPr>
              <w:widowControl w:val="0"/>
              <w:spacing w:before="0" w:line="240" w:lineRule="auto"/>
              <w:rPr>
                <w:sz w:val="20"/>
                <w:szCs w:val="20"/>
              </w:rPr>
            </w:pPr>
            <w:r w:rsidDel="00000000" w:rsidR="00000000" w:rsidRPr="00000000">
              <w:rPr>
                <w:sz w:val="20"/>
                <w:szCs w:val="20"/>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1">
            <w:pPr>
              <w:widowControl w:val="0"/>
              <w:spacing w:before="0" w:line="240" w:lineRule="auto"/>
              <w:rPr>
                <w:sz w:val="20"/>
                <w:szCs w:val="20"/>
              </w:rPr>
            </w:pPr>
            <w:r w:rsidDel="00000000" w:rsidR="00000000" w:rsidRPr="00000000">
              <w:rPr>
                <w:sz w:val="20"/>
                <w:szCs w:val="20"/>
                <w:rtl w:val="0"/>
              </w:rPr>
              <w:t xml:space="preserve">0.1424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2">
            <w:pPr>
              <w:widowControl w:val="0"/>
              <w:spacing w:before="0" w:line="240" w:lineRule="auto"/>
              <w:rPr>
                <w:sz w:val="20"/>
                <w:szCs w:val="20"/>
              </w:rPr>
            </w:pPr>
            <w:r w:rsidDel="00000000" w:rsidR="00000000" w:rsidRPr="00000000">
              <w:rPr>
                <w:sz w:val="20"/>
                <w:szCs w:val="20"/>
                <w:rtl w:val="0"/>
              </w:rPr>
              <w:t xml:space="preserve">0.0554</w:t>
            </w:r>
          </w:p>
        </w:tc>
      </w:tr>
    </w:tbl>
    <w:p w:rsidR="00000000" w:rsidDel="00000000" w:rsidP="00000000" w:rsidRDefault="00000000" w:rsidRPr="00000000" w14:paraId="00000283">
      <w:pPr>
        <w:ind w:left="720" w:hanging="360"/>
        <w:rPr/>
      </w:pPr>
      <w:r w:rsidDel="00000000" w:rsidR="00000000" w:rsidRPr="00000000">
        <w:rPr>
          <w:rtl w:val="0"/>
        </w:rPr>
        <w:t xml:space="preserve">When taking into account the data from the different neighborhoods in this cluster, we find interesting patterns that clearly indicate a considerable risk of gentrification for specific neighborhoods in this cluster. A very interesting pattern is that there are some neighborhoods in which the proportion of post-graduated inhabitants is very low and the house price is increasing more than the neighborhoods with the higher post-graduates proportion, as we can observe in the following graph.</w:t>
      </w:r>
    </w:p>
    <w:p w:rsidR="00000000" w:rsidDel="00000000" w:rsidP="00000000" w:rsidRDefault="00000000" w:rsidRPr="00000000" w14:paraId="00000284">
      <w:pPr>
        <w:ind w:left="720" w:hanging="360"/>
        <w:rPr/>
      </w:pPr>
      <w:r w:rsidDel="00000000" w:rsidR="00000000" w:rsidRPr="00000000">
        <w:rPr/>
        <w:drawing>
          <wp:inline distB="114300" distT="114300" distL="114300" distR="114300">
            <wp:extent cx="5356726" cy="4539431"/>
            <wp:effectExtent b="12700" l="12700" r="12700" t="12700"/>
            <wp:docPr id="4" name="image2.png"/>
            <a:graphic>
              <a:graphicData uri="http://schemas.openxmlformats.org/drawingml/2006/picture">
                <pic:pic>
                  <pic:nvPicPr>
                    <pic:cNvPr id="0" name="image2.png"/>
                    <pic:cNvPicPr preferRelativeResize="0"/>
                  </pic:nvPicPr>
                  <pic:blipFill>
                    <a:blip r:embed="rId19"/>
                    <a:srcRect b="-3551" l="-1993" r="-1993" t="-4690"/>
                    <a:stretch>
                      <a:fillRect/>
                    </a:stretch>
                  </pic:blipFill>
                  <pic:spPr>
                    <a:xfrm>
                      <a:off x="0" y="0"/>
                      <a:ext cx="5356726" cy="45394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5">
      <w:pPr>
        <w:ind w:left="720" w:hanging="360"/>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The neighborhoods exhibiting more severe signs of gentrification within this cluster include Casco Histórico de Vallecas, Portazgo, Arcos, Los Rosales, and Moscardó. In particular, Casco Histórico de Vallecas and Portazgo have the lowest proportions of individuals with post-graduate education (7.68% and 7.84%, respectively) and a significant proportion of residents who have only completed compulsory education (40.04% and 37.85%, respectively) or have not finished elementary school (18.59% and 21.6%, respectively). Additionally, these neighborhoods exhibit elevated unemployment rates (7.82% and 7.5%, respectively), further indicating a predominantly working-class population.</w:t>
      </w:r>
    </w:p>
    <w:p w:rsidR="00000000" w:rsidDel="00000000" w:rsidP="00000000" w:rsidRDefault="00000000" w:rsidRPr="00000000" w14:paraId="00000287">
      <w:pPr>
        <w:rPr/>
      </w:pPr>
      <w:r w:rsidDel="00000000" w:rsidR="00000000" w:rsidRPr="00000000">
        <w:rPr>
          <w:rtl w:val="0"/>
        </w:rPr>
        <w:t xml:space="preserve">Furthermore, Casco Histórico de Vallecas and Moscardó have a higher presence of Airbnb listings, with 29 listings compared to the cluster's average of 15.63. This suggests an increased influence of short-term rentals and potentially higher demand from tourists or visitors in these neighborhoods. The remaining neighborhoods in the past table exhibit similar patterns associated with gentrification, although slightly less pronounced.</w:t>
      </w:r>
    </w:p>
    <w:p w:rsidR="00000000" w:rsidDel="00000000" w:rsidP="00000000" w:rsidRDefault="00000000" w:rsidRPr="00000000" w14:paraId="00000288">
      <w:pPr>
        <w:rPr>
          <w:b w:val="1"/>
          <w:sz w:val="24"/>
          <w:szCs w:val="24"/>
        </w:rPr>
      </w:pPr>
      <w:r w:rsidDel="00000000" w:rsidR="00000000" w:rsidRPr="00000000">
        <w:rPr>
          <w:rtl w:val="0"/>
        </w:rPr>
        <w:t xml:space="preserve">The combination of these factors points to a more advanced stage of gentrification in Casco Histórico de Vallecas, Portazgo, Arcos, Los Rosales, and Moscardó. These findings highlight the socio-economic shifts occurring in these areas and the potential challenges faced by the local communities in the face of gentrification.</w:t>
      </w:r>
      <w:r w:rsidDel="00000000" w:rsidR="00000000" w:rsidRPr="00000000">
        <w:rPr>
          <w:rtl w:val="0"/>
        </w:rPr>
      </w:r>
    </w:p>
    <w:p w:rsidR="00000000" w:rsidDel="00000000" w:rsidP="00000000" w:rsidRDefault="00000000" w:rsidRPr="00000000" w14:paraId="00000289">
      <w:pPr>
        <w:pStyle w:val="Heading2"/>
        <w:ind w:left="0" w:firstLine="720"/>
        <w:rPr>
          <w:b w:val="1"/>
          <w:sz w:val="24"/>
          <w:szCs w:val="24"/>
        </w:rPr>
      </w:pPr>
      <w:bookmarkStart w:colFirst="0" w:colLast="0" w:name="_heading=h.3rdcrjn" w:id="12"/>
      <w:bookmarkEnd w:id="12"/>
      <w:r w:rsidDel="00000000" w:rsidR="00000000" w:rsidRPr="00000000">
        <w:rPr>
          <w:b w:val="1"/>
          <w:sz w:val="24"/>
          <w:szCs w:val="24"/>
          <w:rtl w:val="0"/>
        </w:rPr>
        <w:t xml:space="preserve">Cluster 4: No Airbnb supply area.</w:t>
      </w:r>
    </w:p>
    <w:p w:rsidR="00000000" w:rsidDel="00000000" w:rsidP="00000000" w:rsidRDefault="00000000" w:rsidRPr="00000000" w14:paraId="0000028A">
      <w:pPr>
        <w:spacing w:after="200" w:lineRule="auto"/>
        <w:ind w:left="0" w:firstLine="0"/>
        <w:rPr>
          <w:b w:val="1"/>
        </w:rPr>
      </w:pPr>
      <w:r w:rsidDel="00000000" w:rsidR="00000000" w:rsidRPr="00000000">
        <w:rPr>
          <w:rtl w:val="0"/>
        </w:rPr>
        <w:t xml:space="preserve">The most distinctive characteristic of the neighborhoods in this cluster is that there are no Airbnb listings due to several different reasons and the number of neighborhoods is low, 14. Observing the centers of this cluster, we can conclude that the social class structure of this cluster is very similar to the third cluster, as we observe in the following table:</w:t>
      </w:r>
      <w:r w:rsidDel="00000000" w:rsidR="00000000" w:rsidRPr="00000000">
        <w:rPr>
          <w:rtl w:val="0"/>
        </w:rPr>
      </w:r>
    </w:p>
    <w:tbl>
      <w:tblPr>
        <w:tblStyle w:val="Table6"/>
        <w:tblW w:w="6675.0" w:type="dxa"/>
        <w:jc w:val="left"/>
        <w:tblInd w:w="13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30"/>
        <w:gridCol w:w="1275"/>
        <w:gridCol w:w="1260"/>
        <w:gridCol w:w="1110"/>
        <w:tblGridChange w:id="0">
          <w:tblGrid>
            <w:gridCol w:w="3030"/>
            <w:gridCol w:w="1275"/>
            <w:gridCol w:w="1260"/>
            <w:gridCol w:w="11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B">
            <w:pPr>
              <w:widowControl w:val="0"/>
              <w:spacing w:before="0" w:line="240" w:lineRule="auto"/>
              <w:ind w:right="320"/>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8C">
            <w:pPr>
              <w:widowControl w:val="0"/>
              <w:spacing w:before="0" w:line="240" w:lineRule="auto"/>
              <w:ind w:right="320"/>
              <w:rPr>
                <w:b w:val="1"/>
                <w:sz w:val="20"/>
                <w:szCs w:val="20"/>
              </w:rPr>
            </w:pPr>
            <w:r w:rsidDel="00000000" w:rsidR="00000000" w:rsidRPr="00000000">
              <w:rPr>
                <w:b w:val="1"/>
                <w:sz w:val="20"/>
                <w:szCs w:val="20"/>
                <w:rtl w:val="0"/>
              </w:rPr>
              <w:t xml:space="preserve">C3</w:t>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28D">
            <w:pPr>
              <w:widowControl w:val="0"/>
              <w:spacing w:before="0" w:line="240" w:lineRule="auto"/>
              <w:ind w:right="320"/>
              <w:rPr>
                <w:b w:val="1"/>
                <w:sz w:val="20"/>
                <w:szCs w:val="20"/>
              </w:rPr>
            </w:pPr>
            <w:r w:rsidDel="00000000" w:rsidR="00000000" w:rsidRPr="00000000">
              <w:rPr>
                <w:b w:val="1"/>
                <w:sz w:val="20"/>
                <w:szCs w:val="20"/>
                <w:rtl w:val="0"/>
              </w:rPr>
              <w:t xml:space="preserve">C4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8E">
            <w:pPr>
              <w:widowControl w:val="0"/>
              <w:spacing w:before="0" w:line="240" w:lineRule="auto"/>
              <w:rPr>
                <w:b w:val="1"/>
                <w:sz w:val="20"/>
                <w:szCs w:val="20"/>
              </w:rPr>
            </w:pPr>
            <w:r w:rsidDel="00000000" w:rsidR="00000000" w:rsidRPr="00000000">
              <w:rPr>
                <w:b w:val="1"/>
                <w:sz w:val="20"/>
                <w:szCs w:val="20"/>
                <w:rtl w:val="0"/>
              </w:rPr>
              <w:t xml:space="preserve">house_price_2019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F">
            <w:pPr>
              <w:widowControl w:val="0"/>
              <w:spacing w:before="0" w:line="240" w:lineRule="auto"/>
              <w:rPr>
                <w:sz w:val="20"/>
                <w:szCs w:val="20"/>
              </w:rPr>
            </w:pPr>
            <w:r w:rsidDel="00000000" w:rsidR="00000000" w:rsidRPr="00000000">
              <w:rPr>
                <w:sz w:val="20"/>
                <w:szCs w:val="20"/>
                <w:rtl w:val="0"/>
              </w:rPr>
              <w:t xml:space="preserve">3209.6524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0">
            <w:pPr>
              <w:widowControl w:val="0"/>
              <w:spacing w:before="0" w:line="240" w:lineRule="auto"/>
              <w:rPr>
                <w:sz w:val="20"/>
                <w:szCs w:val="20"/>
              </w:rPr>
            </w:pPr>
            <w:r w:rsidDel="00000000" w:rsidR="00000000" w:rsidRPr="00000000">
              <w:rPr>
                <w:sz w:val="20"/>
                <w:szCs w:val="20"/>
                <w:rtl w:val="0"/>
              </w:rPr>
              <w:t xml:space="preserve">3226.5714</w:t>
            </w:r>
          </w:p>
        </w:tc>
      </w:tr>
      <w:tr>
        <w:trPr>
          <w:cantSplit w:val="0"/>
          <w:tblHeader w:val="0"/>
        </w:trPr>
        <w:tc>
          <w:tcPr>
            <w:tcBorders>
              <w:top w:color="0c1f30" w:space="0" w:sz="4" w:val="single"/>
              <w:left w:color="0c1f30" w:space="0" w:sz="4" w:val="single"/>
              <w:bottom w:color="0c1f30" w:space="0" w:sz="4" w:val="single"/>
              <w:right w:color="0c1f30" w:space="0" w:sz="4" w:val="single"/>
            </w:tcBorders>
            <w:shd w:fill="fff2cc" w:val="clear"/>
            <w:tcMar>
              <w:top w:w="60.0" w:type="dxa"/>
              <w:left w:w="80.0" w:type="dxa"/>
              <w:bottom w:w="60.0" w:type="dxa"/>
              <w:right w:w="80.0" w:type="dxa"/>
            </w:tcMar>
            <w:vAlign w:val="top"/>
          </w:tcPr>
          <w:p w:rsidR="00000000" w:rsidDel="00000000" w:rsidP="00000000" w:rsidRDefault="00000000" w:rsidRPr="00000000" w14:paraId="00000291">
            <w:pPr>
              <w:widowControl w:val="0"/>
              <w:spacing w:before="0" w:line="240" w:lineRule="auto"/>
              <w:rPr>
                <w:b w:val="1"/>
                <w:sz w:val="20"/>
                <w:szCs w:val="20"/>
              </w:rPr>
            </w:pPr>
            <w:r w:rsidDel="00000000" w:rsidR="00000000" w:rsidRPr="00000000">
              <w:rPr>
                <w:b w:val="1"/>
                <w:sz w:val="20"/>
                <w:szCs w:val="20"/>
                <w:rtl w:val="0"/>
              </w:rPr>
              <w:t xml:space="preserve">house_price_incr_last_4_years</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92">
            <w:pPr>
              <w:widowControl w:val="0"/>
              <w:spacing w:before="0" w:line="240" w:lineRule="auto"/>
              <w:rPr>
                <w:sz w:val="20"/>
                <w:szCs w:val="20"/>
              </w:rPr>
            </w:pPr>
            <w:r w:rsidDel="00000000" w:rsidR="00000000" w:rsidRPr="00000000">
              <w:rPr>
                <w:sz w:val="20"/>
                <w:szCs w:val="20"/>
                <w:rtl w:val="0"/>
              </w:rPr>
              <w:t xml:space="preserve">0.3206</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93">
            <w:pPr>
              <w:widowControl w:val="0"/>
              <w:spacing w:before="0" w:line="240" w:lineRule="auto"/>
              <w:rPr>
                <w:sz w:val="20"/>
                <w:szCs w:val="20"/>
              </w:rPr>
            </w:pPr>
            <w:r w:rsidDel="00000000" w:rsidR="00000000" w:rsidRPr="00000000">
              <w:rPr>
                <w:sz w:val="20"/>
                <w:szCs w:val="20"/>
                <w:rtl w:val="0"/>
              </w:rPr>
              <w:t xml:space="preserve">0.3424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4">
            <w:pPr>
              <w:widowControl w:val="0"/>
              <w:spacing w:before="0" w:line="240" w:lineRule="auto"/>
              <w:rPr>
                <w:b w:val="1"/>
                <w:sz w:val="20"/>
                <w:szCs w:val="20"/>
              </w:rPr>
            </w:pPr>
            <w:r w:rsidDel="00000000" w:rsidR="00000000" w:rsidRPr="00000000">
              <w:rPr>
                <w:b w:val="1"/>
                <w:sz w:val="20"/>
                <w:szCs w:val="20"/>
                <w:rtl w:val="0"/>
              </w:rPr>
              <w:t xml:space="preserve">unem_prop_2019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5">
            <w:pPr>
              <w:widowControl w:val="0"/>
              <w:spacing w:before="0" w:line="240" w:lineRule="auto"/>
              <w:rPr>
                <w:sz w:val="20"/>
                <w:szCs w:val="20"/>
              </w:rPr>
            </w:pPr>
            <w:r w:rsidDel="00000000" w:rsidR="00000000" w:rsidRPr="00000000">
              <w:rPr>
                <w:sz w:val="20"/>
                <w:szCs w:val="20"/>
                <w:rtl w:val="0"/>
              </w:rPr>
              <w:t xml:space="preserve">0.0435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6">
            <w:pPr>
              <w:widowControl w:val="0"/>
              <w:spacing w:before="0" w:line="240" w:lineRule="auto"/>
              <w:rPr>
                <w:sz w:val="20"/>
                <w:szCs w:val="20"/>
              </w:rPr>
            </w:pPr>
            <w:r w:rsidDel="00000000" w:rsidR="00000000" w:rsidRPr="00000000">
              <w:rPr>
                <w:sz w:val="20"/>
                <w:szCs w:val="20"/>
                <w:rtl w:val="0"/>
              </w:rPr>
              <w:t xml:space="preserve">0.0440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7">
            <w:pPr>
              <w:widowControl w:val="0"/>
              <w:spacing w:before="0" w:line="240" w:lineRule="auto"/>
              <w:rPr>
                <w:b w:val="1"/>
                <w:sz w:val="20"/>
                <w:szCs w:val="20"/>
              </w:rPr>
            </w:pPr>
            <w:r w:rsidDel="00000000" w:rsidR="00000000" w:rsidRPr="00000000">
              <w:rPr>
                <w:b w:val="1"/>
                <w:sz w:val="20"/>
                <w:szCs w:val="20"/>
                <w:rtl w:val="0"/>
              </w:rPr>
              <w:t xml:space="preserve">unem_incr_last_4_years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8">
            <w:pPr>
              <w:widowControl w:val="0"/>
              <w:spacing w:before="0" w:line="240" w:lineRule="auto"/>
              <w:rPr>
                <w:sz w:val="20"/>
                <w:szCs w:val="20"/>
              </w:rPr>
            </w:pPr>
            <w:r w:rsidDel="00000000" w:rsidR="00000000" w:rsidRPr="00000000">
              <w:rPr>
                <w:sz w:val="20"/>
                <w:szCs w:val="20"/>
                <w:rtl w:val="0"/>
              </w:rPr>
              <w:t xml:space="preserve">-0.0158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9">
            <w:pPr>
              <w:widowControl w:val="0"/>
              <w:spacing w:before="0" w:line="240" w:lineRule="auto"/>
              <w:rPr>
                <w:sz w:val="20"/>
                <w:szCs w:val="20"/>
              </w:rPr>
            </w:pPr>
            <w:r w:rsidDel="00000000" w:rsidR="00000000" w:rsidRPr="00000000">
              <w:rPr>
                <w:sz w:val="20"/>
                <w:szCs w:val="20"/>
                <w:rtl w:val="0"/>
              </w:rPr>
              <w:t xml:space="preserve">-0.0150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A">
            <w:pPr>
              <w:widowControl w:val="0"/>
              <w:spacing w:before="0" w:line="240" w:lineRule="auto"/>
              <w:rPr>
                <w:b w:val="1"/>
                <w:sz w:val="20"/>
                <w:szCs w:val="20"/>
              </w:rPr>
            </w:pPr>
            <w:r w:rsidDel="00000000" w:rsidR="00000000" w:rsidRPr="00000000">
              <w:rPr>
                <w:b w:val="1"/>
                <w:sz w:val="20"/>
                <w:szCs w:val="20"/>
                <w:rtl w:val="0"/>
              </w:rPr>
              <w:t xml:space="preserve">Unknown_studies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B">
            <w:pPr>
              <w:widowControl w:val="0"/>
              <w:spacing w:before="0" w:line="240" w:lineRule="auto"/>
              <w:rPr>
                <w:sz w:val="20"/>
                <w:szCs w:val="20"/>
              </w:rPr>
            </w:pPr>
            <w:r w:rsidDel="00000000" w:rsidR="00000000" w:rsidRPr="00000000">
              <w:rPr>
                <w:sz w:val="20"/>
                <w:szCs w:val="20"/>
                <w:rtl w:val="0"/>
              </w:rPr>
              <w:t xml:space="preserve">0.0012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widowControl w:val="0"/>
              <w:spacing w:before="0" w:line="240" w:lineRule="auto"/>
              <w:rPr>
                <w:sz w:val="20"/>
                <w:szCs w:val="20"/>
              </w:rPr>
            </w:pPr>
            <w:r w:rsidDel="00000000" w:rsidR="00000000" w:rsidRPr="00000000">
              <w:rPr>
                <w:sz w:val="20"/>
                <w:szCs w:val="20"/>
                <w:rtl w:val="0"/>
              </w:rPr>
              <w:t xml:space="preserve">0.0015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D">
            <w:pPr>
              <w:widowControl w:val="0"/>
              <w:spacing w:before="0" w:line="240" w:lineRule="auto"/>
              <w:rPr>
                <w:b w:val="1"/>
                <w:sz w:val="20"/>
                <w:szCs w:val="20"/>
              </w:rPr>
            </w:pPr>
            <w:r w:rsidDel="00000000" w:rsidR="00000000" w:rsidRPr="00000000">
              <w:rPr>
                <w:b w:val="1"/>
                <w:sz w:val="20"/>
                <w:szCs w:val="20"/>
                <w:rtl w:val="0"/>
              </w:rPr>
              <w:t xml:space="preserve">Non_literate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E">
            <w:pPr>
              <w:widowControl w:val="0"/>
              <w:spacing w:before="0" w:line="240" w:lineRule="auto"/>
              <w:rPr>
                <w:sz w:val="20"/>
                <w:szCs w:val="20"/>
              </w:rPr>
            </w:pPr>
            <w:r w:rsidDel="00000000" w:rsidR="00000000" w:rsidRPr="00000000">
              <w:rPr>
                <w:sz w:val="20"/>
                <w:szCs w:val="20"/>
                <w:rtl w:val="0"/>
              </w:rPr>
              <w:t xml:space="preserve">0.0461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F">
            <w:pPr>
              <w:widowControl w:val="0"/>
              <w:spacing w:before="0" w:line="240" w:lineRule="auto"/>
              <w:rPr>
                <w:sz w:val="20"/>
                <w:szCs w:val="20"/>
              </w:rPr>
            </w:pPr>
            <w:r w:rsidDel="00000000" w:rsidR="00000000" w:rsidRPr="00000000">
              <w:rPr>
                <w:sz w:val="20"/>
                <w:szCs w:val="20"/>
                <w:rtl w:val="0"/>
              </w:rPr>
              <w:t xml:space="preserve">0.0507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0">
            <w:pPr>
              <w:widowControl w:val="0"/>
              <w:spacing w:before="0" w:line="240" w:lineRule="auto"/>
              <w:rPr>
                <w:b w:val="1"/>
                <w:sz w:val="20"/>
                <w:szCs w:val="20"/>
              </w:rPr>
            </w:pPr>
            <w:r w:rsidDel="00000000" w:rsidR="00000000" w:rsidRPr="00000000">
              <w:rPr>
                <w:b w:val="1"/>
                <w:sz w:val="20"/>
                <w:szCs w:val="20"/>
                <w:rtl w:val="0"/>
              </w:rPr>
              <w:t xml:space="preserve">Incomplete_elementary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1">
            <w:pPr>
              <w:widowControl w:val="0"/>
              <w:spacing w:before="0" w:line="240" w:lineRule="auto"/>
              <w:rPr>
                <w:sz w:val="20"/>
                <w:szCs w:val="20"/>
              </w:rPr>
            </w:pPr>
            <w:r w:rsidDel="00000000" w:rsidR="00000000" w:rsidRPr="00000000">
              <w:rPr>
                <w:sz w:val="20"/>
                <w:szCs w:val="20"/>
                <w:rtl w:val="0"/>
              </w:rPr>
              <w:t xml:space="preserve">0.1041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2">
            <w:pPr>
              <w:widowControl w:val="0"/>
              <w:spacing w:before="0" w:line="240" w:lineRule="auto"/>
              <w:rPr>
                <w:sz w:val="20"/>
                <w:szCs w:val="20"/>
              </w:rPr>
            </w:pPr>
            <w:r w:rsidDel="00000000" w:rsidR="00000000" w:rsidRPr="00000000">
              <w:rPr>
                <w:sz w:val="20"/>
                <w:szCs w:val="20"/>
                <w:rtl w:val="0"/>
              </w:rPr>
              <w:t xml:space="preserve">0.1128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3">
            <w:pPr>
              <w:widowControl w:val="0"/>
              <w:spacing w:before="0" w:line="240" w:lineRule="auto"/>
              <w:rPr>
                <w:b w:val="1"/>
                <w:sz w:val="20"/>
                <w:szCs w:val="20"/>
              </w:rPr>
            </w:pPr>
            <w:r w:rsidDel="00000000" w:rsidR="00000000" w:rsidRPr="00000000">
              <w:rPr>
                <w:b w:val="1"/>
                <w:sz w:val="20"/>
                <w:szCs w:val="20"/>
                <w:rtl w:val="0"/>
              </w:rPr>
              <w:t xml:space="preserve">Compulsory_educ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4">
            <w:pPr>
              <w:widowControl w:val="0"/>
              <w:spacing w:before="0" w:line="240" w:lineRule="auto"/>
              <w:rPr>
                <w:sz w:val="20"/>
                <w:szCs w:val="20"/>
              </w:rPr>
            </w:pPr>
            <w:r w:rsidDel="00000000" w:rsidR="00000000" w:rsidRPr="00000000">
              <w:rPr>
                <w:sz w:val="20"/>
                <w:szCs w:val="20"/>
                <w:rtl w:val="0"/>
              </w:rPr>
              <w:t xml:space="preserve">0.2461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5">
            <w:pPr>
              <w:widowControl w:val="0"/>
              <w:spacing w:before="0" w:line="240" w:lineRule="auto"/>
              <w:rPr>
                <w:sz w:val="20"/>
                <w:szCs w:val="20"/>
              </w:rPr>
            </w:pPr>
            <w:r w:rsidDel="00000000" w:rsidR="00000000" w:rsidRPr="00000000">
              <w:rPr>
                <w:sz w:val="20"/>
                <w:szCs w:val="20"/>
                <w:rtl w:val="0"/>
              </w:rPr>
              <w:t xml:space="preserve">0.2592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6">
            <w:pPr>
              <w:widowControl w:val="0"/>
              <w:spacing w:before="0" w:line="240" w:lineRule="auto"/>
              <w:rPr>
                <w:b w:val="1"/>
                <w:sz w:val="20"/>
                <w:szCs w:val="20"/>
              </w:rPr>
            </w:pPr>
            <w:r w:rsidDel="00000000" w:rsidR="00000000" w:rsidRPr="00000000">
              <w:rPr>
                <w:b w:val="1"/>
                <w:sz w:val="20"/>
                <w:szCs w:val="20"/>
                <w:rtl w:val="0"/>
              </w:rPr>
              <w:t xml:space="preserve">FP_or_pre_college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7">
            <w:pPr>
              <w:widowControl w:val="0"/>
              <w:spacing w:before="0" w:line="240" w:lineRule="auto"/>
              <w:rPr>
                <w:sz w:val="20"/>
                <w:szCs w:val="20"/>
              </w:rPr>
            </w:pPr>
            <w:r w:rsidDel="00000000" w:rsidR="00000000" w:rsidRPr="00000000">
              <w:rPr>
                <w:sz w:val="20"/>
                <w:szCs w:val="20"/>
                <w:rtl w:val="0"/>
              </w:rPr>
              <w:t xml:space="preserve">0.1951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8">
            <w:pPr>
              <w:widowControl w:val="0"/>
              <w:spacing w:before="0" w:line="240" w:lineRule="auto"/>
              <w:rPr>
                <w:sz w:val="20"/>
                <w:szCs w:val="20"/>
              </w:rPr>
            </w:pPr>
            <w:r w:rsidDel="00000000" w:rsidR="00000000" w:rsidRPr="00000000">
              <w:rPr>
                <w:sz w:val="20"/>
                <w:szCs w:val="20"/>
                <w:rtl w:val="0"/>
              </w:rPr>
              <w:t xml:space="preserve">0.1925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9">
            <w:pPr>
              <w:widowControl w:val="0"/>
              <w:spacing w:before="0" w:line="240" w:lineRule="auto"/>
              <w:rPr>
                <w:b w:val="1"/>
                <w:sz w:val="20"/>
                <w:szCs w:val="20"/>
              </w:rPr>
            </w:pPr>
            <w:r w:rsidDel="00000000" w:rsidR="00000000" w:rsidRPr="00000000">
              <w:rPr>
                <w:b w:val="1"/>
                <w:sz w:val="20"/>
                <w:szCs w:val="20"/>
                <w:rtl w:val="0"/>
              </w:rPr>
              <w:t xml:space="preserve">College_graduate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A">
            <w:pPr>
              <w:widowControl w:val="0"/>
              <w:spacing w:before="0" w:line="240" w:lineRule="auto"/>
              <w:rPr>
                <w:sz w:val="20"/>
                <w:szCs w:val="20"/>
              </w:rPr>
            </w:pPr>
            <w:r w:rsidDel="00000000" w:rsidR="00000000" w:rsidRPr="00000000">
              <w:rPr>
                <w:sz w:val="20"/>
                <w:szCs w:val="20"/>
                <w:rtl w:val="0"/>
              </w:rPr>
              <w:t xml:space="preserve">0.1028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B">
            <w:pPr>
              <w:widowControl w:val="0"/>
              <w:spacing w:before="0" w:line="240" w:lineRule="auto"/>
              <w:rPr>
                <w:sz w:val="20"/>
                <w:szCs w:val="20"/>
              </w:rPr>
            </w:pPr>
            <w:r w:rsidDel="00000000" w:rsidR="00000000" w:rsidRPr="00000000">
              <w:rPr>
                <w:sz w:val="20"/>
                <w:szCs w:val="20"/>
                <w:rtl w:val="0"/>
              </w:rPr>
              <w:t xml:space="preserve">0.0908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C">
            <w:pPr>
              <w:widowControl w:val="0"/>
              <w:spacing w:before="0" w:line="240" w:lineRule="auto"/>
              <w:rPr>
                <w:b w:val="1"/>
                <w:sz w:val="20"/>
                <w:szCs w:val="20"/>
              </w:rPr>
            </w:pPr>
            <w:r w:rsidDel="00000000" w:rsidR="00000000" w:rsidRPr="00000000">
              <w:rPr>
                <w:b w:val="1"/>
                <w:sz w:val="20"/>
                <w:szCs w:val="20"/>
                <w:rtl w:val="0"/>
              </w:rPr>
              <w:t xml:space="preserve">Post_graduate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D">
            <w:pPr>
              <w:widowControl w:val="0"/>
              <w:spacing w:before="0" w:line="240" w:lineRule="auto"/>
              <w:rPr>
                <w:sz w:val="20"/>
                <w:szCs w:val="20"/>
              </w:rPr>
            </w:pPr>
            <w:r w:rsidDel="00000000" w:rsidR="00000000" w:rsidRPr="00000000">
              <w:rPr>
                <w:sz w:val="20"/>
                <w:szCs w:val="20"/>
                <w:rtl w:val="0"/>
              </w:rPr>
              <w:t xml:space="preserve">0.3047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E">
            <w:pPr>
              <w:widowControl w:val="0"/>
              <w:spacing w:before="0" w:line="240" w:lineRule="auto"/>
              <w:rPr>
                <w:sz w:val="20"/>
                <w:szCs w:val="20"/>
              </w:rPr>
            </w:pPr>
            <w:r w:rsidDel="00000000" w:rsidR="00000000" w:rsidRPr="00000000">
              <w:rPr>
                <w:sz w:val="20"/>
                <w:szCs w:val="20"/>
                <w:rtl w:val="0"/>
              </w:rPr>
              <w:t xml:space="preserve">0.2925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F">
            <w:pPr>
              <w:widowControl w:val="0"/>
              <w:spacing w:before="0" w:line="240" w:lineRule="auto"/>
              <w:rPr>
                <w:b w:val="1"/>
                <w:sz w:val="20"/>
                <w:szCs w:val="20"/>
              </w:rPr>
            </w:pPr>
            <w:r w:rsidDel="00000000" w:rsidR="00000000" w:rsidRPr="00000000">
              <w:rPr>
                <w:b w:val="1"/>
                <w:sz w:val="20"/>
                <w:szCs w:val="20"/>
                <w:rtl w:val="0"/>
              </w:rPr>
              <w:t xml:space="preserve">Aging_index_2019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0">
            <w:pPr>
              <w:widowControl w:val="0"/>
              <w:spacing w:before="0" w:line="240" w:lineRule="auto"/>
              <w:rPr>
                <w:sz w:val="20"/>
                <w:szCs w:val="20"/>
              </w:rPr>
            </w:pPr>
            <w:r w:rsidDel="00000000" w:rsidR="00000000" w:rsidRPr="00000000">
              <w:rPr>
                <w:sz w:val="20"/>
                <w:szCs w:val="20"/>
                <w:rtl w:val="0"/>
              </w:rPr>
              <w:t xml:space="preserve">0.1955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1">
            <w:pPr>
              <w:widowControl w:val="0"/>
              <w:spacing w:before="0" w:line="240" w:lineRule="auto"/>
              <w:rPr>
                <w:sz w:val="20"/>
                <w:szCs w:val="20"/>
              </w:rPr>
            </w:pPr>
            <w:r w:rsidDel="00000000" w:rsidR="00000000" w:rsidRPr="00000000">
              <w:rPr>
                <w:sz w:val="20"/>
                <w:szCs w:val="20"/>
                <w:rtl w:val="0"/>
              </w:rPr>
              <w:t xml:space="preserve">0.2084</w:t>
            </w:r>
          </w:p>
        </w:tc>
      </w:tr>
    </w:tbl>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pStyle w:val="Heading2"/>
        <w:ind w:left="0" w:firstLine="720"/>
        <w:rPr>
          <w:b w:val="1"/>
          <w:sz w:val="24"/>
          <w:szCs w:val="24"/>
        </w:rPr>
      </w:pPr>
      <w:bookmarkStart w:colFirst="0" w:colLast="0" w:name="_heading=h.26in1rg" w:id="13"/>
      <w:bookmarkEnd w:id="13"/>
      <w:r w:rsidDel="00000000" w:rsidR="00000000" w:rsidRPr="00000000">
        <w:rPr>
          <w:b w:val="1"/>
          <w:sz w:val="24"/>
          <w:szCs w:val="24"/>
          <w:rtl w:val="0"/>
        </w:rPr>
        <w:t xml:space="preserve">Cluster 5:</w:t>
      </w:r>
    </w:p>
    <w:p w:rsidR="00000000" w:rsidDel="00000000" w:rsidP="00000000" w:rsidRDefault="00000000" w:rsidRPr="00000000" w14:paraId="000002B4">
      <w:pPr>
        <w:numPr>
          <w:ilvl w:val="0"/>
          <w:numId w:val="3"/>
        </w:numPr>
        <w:ind w:left="720" w:hanging="360"/>
        <w:rPr/>
      </w:pPr>
      <w:r w:rsidDel="00000000" w:rsidR="00000000" w:rsidRPr="00000000">
        <w:rPr>
          <w:rtl w:val="0"/>
        </w:rPr>
        <w:t xml:space="preserve">In this neighborhood we can estimate that the social class is less privileged as it’s the cluster with lower education level and the highest unemployment rates. We can also tell that it is a cluster with neighborhoods inhabited by a large proportion of immigrants which is also increasing</w:t>
      </w:r>
      <w:sdt>
        <w:sdtPr>
          <w:tag w:val="goog_rdk_3"/>
        </w:sdtPr>
        <w:sdtContent>
          <w:del w:author="Gonzalo Génova Fuster" w:id="0" w:date="2023-05-22T17:31:00Z">
            <w:r w:rsidDel="00000000" w:rsidR="00000000" w:rsidRPr="00000000">
              <w:rPr>
                <w:rtl w:val="0"/>
              </w:rPr>
              <w:delText xml:space="preserve">.</w:delText>
            </w:r>
          </w:del>
        </w:sdtContent>
      </w:sdt>
      <w:r w:rsidDel="00000000" w:rsidR="00000000" w:rsidRPr="00000000">
        <w:rPr>
          <w:rtl w:val="0"/>
        </w:rPr>
        <w:t xml:space="preserve">, even though the population of the neighborhood is decreasing. </w:t>
      </w:r>
    </w:p>
    <w:p w:rsidR="00000000" w:rsidDel="00000000" w:rsidP="00000000" w:rsidRDefault="00000000" w:rsidRPr="00000000" w14:paraId="000002B5">
      <w:pPr>
        <w:numPr>
          <w:ilvl w:val="0"/>
          <w:numId w:val="3"/>
        </w:numPr>
        <w:ind w:left="720" w:hanging="360"/>
        <w:rPr/>
      </w:pPr>
      <w:r w:rsidDel="00000000" w:rsidR="00000000" w:rsidRPr="00000000">
        <w:rPr>
          <w:rtl w:val="0"/>
        </w:rPr>
        <w:t xml:space="preserve">Airbnb is slightly affecting these neighborhoods, as price is increasing and the cluster is characterized by </w:t>
      </w:r>
      <w:sdt>
        <w:sdtPr>
          <w:tag w:val="goog_rdk_4"/>
        </w:sdtPr>
        <w:sdtContent>
          <w:commentRangeStart w:id="3"/>
        </w:sdtContent>
      </w:sdt>
      <w:r w:rsidDel="00000000" w:rsidR="00000000" w:rsidRPr="00000000">
        <w:rPr>
          <w:rtl w:val="0"/>
        </w:rPr>
        <w:t xml:space="preserve">a fairly high amount of airbnb housings. On the other hand, the number of airbnbs is quite low</w:t>
      </w:r>
      <w:commentRangeEnd w:id="3"/>
      <w:r w:rsidDel="00000000" w:rsidR="00000000" w:rsidRPr="00000000">
        <w:commentReference w:id="3"/>
      </w:r>
      <w:r w:rsidDel="00000000" w:rsidR="00000000" w:rsidRPr="00000000">
        <w:rPr>
          <w:rtl w:val="0"/>
        </w:rPr>
        <w:t xml:space="preserve"> and the number of airbnbs is slightly decreasing. </w:t>
      </w:r>
    </w:p>
    <w:p w:rsidR="00000000" w:rsidDel="00000000" w:rsidP="00000000" w:rsidRDefault="00000000" w:rsidRPr="00000000" w14:paraId="000002B6">
      <w:pPr>
        <w:numPr>
          <w:ilvl w:val="0"/>
          <w:numId w:val="3"/>
        </w:numPr>
        <w:ind w:left="720" w:hanging="360"/>
        <w:rPr/>
      </w:pPr>
      <w:r w:rsidDel="00000000" w:rsidR="00000000" w:rsidRPr="00000000">
        <w:rPr>
          <w:rtl w:val="0"/>
        </w:rPr>
        <w:t xml:space="preserve">This cluster represents working class neighborhoods in which the variables involved in gentrification are not sufficiently explanatory of the phenomenon, probably because the interest in these areas </w:t>
      </w:r>
      <w:sdt>
        <w:sdtPr>
          <w:tag w:val="goog_rdk_5"/>
        </w:sdtPr>
        <w:sdtContent>
          <w:del w:author="Gonzalo Génova Fuster" w:id="1" w:date="2023-05-22T17:32:00Z">
            <w:r w:rsidDel="00000000" w:rsidR="00000000" w:rsidRPr="00000000">
              <w:rPr>
                <w:rtl w:val="0"/>
              </w:rPr>
              <w:delText xml:space="preserve">are </w:delText>
            </w:r>
          </w:del>
        </w:sdtContent>
      </w:sdt>
      <w:sdt>
        <w:sdtPr>
          <w:tag w:val="goog_rdk_6"/>
        </w:sdtPr>
        <w:sdtContent>
          <w:ins w:author="Gonzalo Génova Fuster" w:id="1" w:date="2023-05-22T17:32:00Z">
            <w:r w:rsidDel="00000000" w:rsidR="00000000" w:rsidRPr="00000000">
              <w:rPr>
                <w:rtl w:val="0"/>
              </w:rPr>
              <w:t xml:space="preserve">is </w:t>
            </w:r>
          </w:ins>
        </w:sdtContent>
      </w:sdt>
      <w:r w:rsidDel="00000000" w:rsidR="00000000" w:rsidRPr="00000000">
        <w:rPr>
          <w:rtl w:val="0"/>
        </w:rPr>
        <w:t xml:space="preserve">not as high, or </w:t>
      </w:r>
      <w:sdt>
        <w:sdtPr>
          <w:tag w:val="goog_rdk_7"/>
        </w:sdtPr>
        <w:sdtContent>
          <w:ins w:author="Gonzalo Génova Fuster" w:id="2" w:date="2023-05-22T17:32:00Z">
            <w:r w:rsidDel="00000000" w:rsidR="00000000" w:rsidRPr="00000000">
              <w:rPr>
                <w:rtl w:val="0"/>
              </w:rPr>
              <w:t xml:space="preserve">they </w:t>
            </w:r>
          </w:ins>
        </w:sdtContent>
      </w:sdt>
      <w:r w:rsidDel="00000000" w:rsidR="00000000" w:rsidRPr="00000000">
        <w:rPr>
          <w:rtl w:val="0"/>
        </w:rPr>
        <w:t xml:space="preserve">are not considered as valuable as other neighborhoods. </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jc w:val="center"/>
        <w:rPr/>
      </w:pPr>
      <w:r w:rsidDel="00000000" w:rsidR="00000000" w:rsidRPr="00000000">
        <w:rPr>
          <w:rtl w:val="0"/>
        </w:rPr>
      </w:r>
    </w:p>
    <w:p w:rsidR="00000000" w:rsidDel="00000000" w:rsidP="00000000" w:rsidRDefault="00000000" w:rsidRPr="00000000" w14:paraId="000002B9">
      <w:pPr>
        <w:rPr/>
      </w:pPr>
      <w:r w:rsidDel="00000000" w:rsidR="00000000" w:rsidRPr="00000000">
        <w:br w:type="page"/>
      </w:r>
      <w:r w:rsidDel="00000000" w:rsidR="00000000" w:rsidRPr="00000000">
        <w:rPr>
          <w:rtl w:val="0"/>
        </w:rPr>
      </w:r>
    </w:p>
    <w:p w:rsidR="00000000" w:rsidDel="00000000" w:rsidP="00000000" w:rsidRDefault="00000000" w:rsidRPr="00000000" w14:paraId="000002BA">
      <w:pPr>
        <w:pStyle w:val="Heading1"/>
        <w:rPr/>
      </w:pPr>
      <w:bookmarkStart w:colFirst="0" w:colLast="0" w:name="_heading=h.2jxsxqh" w:id="14"/>
      <w:bookmarkEnd w:id="14"/>
      <w:r w:rsidDel="00000000" w:rsidR="00000000" w:rsidRPr="00000000">
        <w:rPr>
          <w:rtl w:val="0"/>
        </w:rPr>
        <w:t xml:space="preserve">Bibliography:</w:t>
      </w:r>
    </w:p>
    <w:p w:rsidR="00000000" w:rsidDel="00000000" w:rsidP="00000000" w:rsidRDefault="00000000" w:rsidRPr="00000000" w14:paraId="000002BB">
      <w:pPr>
        <w:numPr>
          <w:ilvl w:val="0"/>
          <w:numId w:val="1"/>
        </w:numPr>
        <w:ind w:left="720" w:hanging="360"/>
        <w:rPr>
          <w:sz w:val="28"/>
          <w:szCs w:val="28"/>
        </w:rPr>
      </w:pPr>
      <w:r w:rsidDel="00000000" w:rsidR="00000000" w:rsidRPr="00000000">
        <w:rPr>
          <w:rtl w:val="0"/>
        </w:rPr>
        <w:t xml:space="preserve">De la Calle Vaquero, M. (2019). Turistificación de centros urbanos: clarificando el debate. </w:t>
      </w:r>
      <w:r w:rsidDel="00000000" w:rsidR="00000000" w:rsidRPr="00000000">
        <w:rPr>
          <w:i w:val="1"/>
          <w:rtl w:val="0"/>
        </w:rPr>
        <w:t xml:space="preserve">Boletín de la Asociación de Geógrafos Españoles</w:t>
      </w:r>
      <w:r w:rsidDel="00000000" w:rsidR="00000000" w:rsidRPr="00000000">
        <w:rPr>
          <w:rtl w:val="0"/>
        </w:rPr>
        <w:t xml:space="preserve">, vol. 83, nº 2829, pp. 1–40. http://dx.doi.org/10.21138/bage.2829 </w:t>
      </w:r>
      <w:r w:rsidDel="00000000" w:rsidR="00000000" w:rsidRPr="00000000">
        <w:rPr>
          <w:rtl w:val="0"/>
        </w:rPr>
      </w:r>
    </w:p>
    <w:p w:rsidR="00000000" w:rsidDel="00000000" w:rsidP="00000000" w:rsidRDefault="00000000" w:rsidRPr="00000000" w14:paraId="000002BC">
      <w:pPr>
        <w:numPr>
          <w:ilvl w:val="0"/>
          <w:numId w:val="1"/>
        </w:numPr>
        <w:ind w:left="720" w:hanging="360"/>
        <w:rPr>
          <w:sz w:val="28"/>
          <w:szCs w:val="28"/>
        </w:rPr>
      </w:pPr>
      <w:r w:rsidDel="00000000" w:rsidR="00000000" w:rsidRPr="00000000">
        <w:rPr>
          <w:rtl w:val="0"/>
        </w:rPr>
        <w:t xml:space="preserve">Foment de Ciudad, SA, official web page: </w:t>
      </w:r>
      <w:hyperlink r:id="rId20">
        <w:r w:rsidDel="00000000" w:rsidR="00000000" w:rsidRPr="00000000">
          <w:rPr>
            <w:color w:val="1155cc"/>
            <w:u w:val="single"/>
            <w:rtl w:val="0"/>
          </w:rPr>
          <w:t xml:space="preserve">https://ajuntament.barcelona.cat/fomentdeciutat/es/quienes-somos</w:t>
        </w:r>
      </w:hyperlink>
      <w:r w:rsidDel="00000000" w:rsidR="00000000" w:rsidRPr="00000000">
        <w:rPr>
          <w:rtl w:val="0"/>
        </w:rPr>
      </w:r>
    </w:p>
    <w:p w:rsidR="00000000" w:rsidDel="00000000" w:rsidP="00000000" w:rsidRDefault="00000000" w:rsidRPr="00000000" w14:paraId="000002BD">
      <w:pPr>
        <w:numPr>
          <w:ilvl w:val="0"/>
          <w:numId w:val="1"/>
        </w:numPr>
        <w:ind w:left="720" w:hanging="360"/>
        <w:rPr/>
      </w:pPr>
      <w:r w:rsidDel="00000000" w:rsidR="00000000" w:rsidRPr="00000000">
        <w:rPr>
          <w:rtl w:val="0"/>
        </w:rPr>
        <w:t xml:space="preserve">Lefebvre, H. (1975). “El derecho a la ciudad”. </w:t>
      </w:r>
      <w:r w:rsidDel="00000000" w:rsidR="00000000" w:rsidRPr="00000000">
        <w:rPr>
          <w:i w:val="1"/>
          <w:rtl w:val="0"/>
        </w:rPr>
        <w:t xml:space="preserve">Península</w:t>
      </w:r>
      <w:r w:rsidDel="00000000" w:rsidR="00000000" w:rsidRPr="00000000">
        <w:rPr>
          <w:rtl w:val="0"/>
        </w:rPr>
        <w:t xml:space="preserve">, 3ª ed. Barcelona. [1967].</w:t>
      </w:r>
    </w:p>
    <w:p w:rsidR="00000000" w:rsidDel="00000000" w:rsidP="00000000" w:rsidRDefault="00000000" w:rsidRPr="00000000" w14:paraId="000002BE">
      <w:pPr>
        <w:numPr>
          <w:ilvl w:val="0"/>
          <w:numId w:val="1"/>
        </w:numPr>
        <w:ind w:left="720" w:hanging="360"/>
        <w:rPr/>
      </w:pPr>
      <w:r w:rsidDel="00000000" w:rsidR="00000000" w:rsidRPr="00000000">
        <w:rPr>
          <w:rtl w:val="0"/>
        </w:rPr>
        <w:t xml:space="preserve">Rubiales, M. (2014). “¿Medir la gentrificación? Epistemologías, metodologías y herramientas de investigación de carácter cuantitativo y mixto”. </w:t>
      </w:r>
      <w:r w:rsidDel="00000000" w:rsidR="00000000" w:rsidRPr="00000000">
        <w:rPr>
          <w:i w:val="1"/>
          <w:rtl w:val="0"/>
        </w:rPr>
        <w:t xml:space="preserve">Contested Cities</w:t>
      </w:r>
      <w:r w:rsidDel="00000000" w:rsidR="00000000" w:rsidRPr="00000000">
        <w:rPr>
          <w:rtl w:val="0"/>
        </w:rPr>
        <w:t xml:space="preserve">. Barcelona.</w:t>
      </w:r>
    </w:p>
    <w:p w:rsidR="00000000" w:rsidDel="00000000" w:rsidP="00000000" w:rsidRDefault="00000000" w:rsidRPr="00000000" w14:paraId="000002BF">
      <w:pPr>
        <w:numPr>
          <w:ilvl w:val="0"/>
          <w:numId w:val="1"/>
        </w:numPr>
        <w:ind w:left="720" w:hanging="360"/>
        <w:rPr/>
      </w:pPr>
      <w:r w:rsidDel="00000000" w:rsidR="00000000" w:rsidRPr="00000000">
        <w:rPr>
          <w:rtl w:val="0"/>
        </w:rPr>
        <w:t xml:space="preserve">Sequera, J. (2014) "Gentrificación en el centro histórico de Madrid: el caso de Lavapiés". In: Hidalgo, R. &amp; Janoschka, M. (Eds.) “La ciudad neoliberal. Gentrificación y exclusión en Santiago de Chile, Buenos Aires, Ciudad de México y Madrid". </w:t>
      </w:r>
      <w:r w:rsidDel="00000000" w:rsidR="00000000" w:rsidRPr="00000000">
        <w:rPr>
          <w:i w:val="1"/>
          <w:rtl w:val="0"/>
        </w:rPr>
        <w:t xml:space="preserve">Serie Geolibros</w:t>
      </w:r>
      <w:r w:rsidDel="00000000" w:rsidR="00000000" w:rsidRPr="00000000">
        <w:rPr>
          <w:rtl w:val="0"/>
        </w:rPr>
        <w:t xml:space="preserve"> nº 19, pp. 233-25. Santiago de Chile. </w:t>
      </w:r>
    </w:p>
    <w:p w:rsidR="00000000" w:rsidDel="00000000" w:rsidP="00000000" w:rsidRDefault="00000000" w:rsidRPr="00000000" w14:paraId="000002C0">
      <w:pPr>
        <w:ind w:left="720" w:firstLine="0"/>
        <w:rPr/>
      </w:pPr>
      <w:r w:rsidDel="00000000" w:rsidR="00000000" w:rsidRPr="00000000">
        <w:rPr>
          <w:rtl w:val="0"/>
        </w:rPr>
        <w:t xml:space="preserve">Available at: </w:t>
      </w:r>
      <w:hyperlink r:id="rId21">
        <w:r w:rsidDel="00000000" w:rsidR="00000000" w:rsidRPr="00000000">
          <w:rPr>
            <w:color w:val="1155cc"/>
            <w:u w:val="single"/>
            <w:rtl w:val="0"/>
          </w:rPr>
          <w:t xml:space="preserve">https://dialnet.unirioja.es%2Fdescarga%2Farticulo%2F3262724.pdf&amp;usg=AOvVaw3KPE0aLFel21o_p99trC9W</w:t>
        </w:r>
      </w:hyperlink>
      <w:r w:rsidDel="00000000" w:rsidR="00000000" w:rsidRPr="00000000">
        <w:rPr>
          <w:rtl w:val="0"/>
        </w:rPr>
        <w:t xml:space="preserve"> </w:t>
      </w:r>
    </w:p>
    <w:p w:rsidR="00000000" w:rsidDel="00000000" w:rsidP="00000000" w:rsidRDefault="00000000" w:rsidRPr="00000000" w14:paraId="000002C1">
      <w:pPr>
        <w:numPr>
          <w:ilvl w:val="0"/>
          <w:numId w:val="1"/>
        </w:numPr>
        <w:ind w:left="720" w:hanging="360"/>
        <w:rPr/>
      </w:pPr>
      <w:r w:rsidDel="00000000" w:rsidR="00000000" w:rsidRPr="00000000">
        <w:rPr>
          <w:rtl w:val="0"/>
        </w:rPr>
        <w:t xml:space="preserve">Sorando, D. &amp; Ardura, A. (2016) “First we take Manhattan”. </w:t>
      </w:r>
      <w:r w:rsidDel="00000000" w:rsidR="00000000" w:rsidRPr="00000000">
        <w:rPr>
          <w:i w:val="1"/>
          <w:rtl w:val="0"/>
        </w:rPr>
        <w:t xml:space="preserve">Los Libros de la Catarata</w:t>
      </w:r>
      <w:r w:rsidDel="00000000" w:rsidR="00000000" w:rsidRPr="00000000">
        <w:rPr>
          <w:rtl w:val="0"/>
        </w:rPr>
        <w:t xml:space="preserve">, Madrid. </w:t>
      </w:r>
    </w:p>
    <w:p w:rsidR="00000000" w:rsidDel="00000000" w:rsidP="00000000" w:rsidRDefault="00000000" w:rsidRPr="00000000" w14:paraId="000002C2">
      <w:pPr>
        <w:ind w:left="720" w:firstLine="0"/>
        <w:rPr/>
      </w:pPr>
      <w:r w:rsidDel="00000000" w:rsidR="00000000" w:rsidRPr="00000000">
        <w:rPr>
          <w:rtl w:val="0"/>
        </w:rPr>
        <w:t xml:space="preserve">Available at: </w:t>
      </w:r>
      <w:hyperlink r:id="rId22">
        <w:r w:rsidDel="00000000" w:rsidR="00000000" w:rsidRPr="00000000">
          <w:rPr>
            <w:color w:val="1155cc"/>
            <w:u w:val="single"/>
            <w:rtl w:val="0"/>
          </w:rPr>
          <w:t xml:space="preserve">https://bibliotecacomplutense.odilotk.es/info/00544427</w:t>
        </w:r>
      </w:hyperlink>
      <w:r w:rsidDel="00000000" w:rsidR="00000000" w:rsidRPr="00000000">
        <w:rPr>
          <w:rtl w:val="0"/>
        </w:rPr>
      </w:r>
    </w:p>
    <w:p w:rsidR="00000000" w:rsidDel="00000000" w:rsidP="00000000" w:rsidRDefault="00000000" w:rsidRPr="00000000" w14:paraId="000002C3">
      <w:pPr>
        <w:numPr>
          <w:ilvl w:val="0"/>
          <w:numId w:val="1"/>
        </w:numPr>
        <w:ind w:left="720" w:hanging="360"/>
        <w:rPr/>
      </w:pPr>
      <w:r w:rsidDel="00000000" w:rsidR="00000000" w:rsidRPr="00000000">
        <w:rPr>
          <w:rtl w:val="0"/>
        </w:rPr>
        <w:t xml:space="preserve">Sorando, D. &amp; Ardura, A. (2018) “Procesos y dinámicas de gentrificación en las ciudades españolas”.</w:t>
      </w:r>
      <w:r w:rsidDel="00000000" w:rsidR="00000000" w:rsidRPr="00000000">
        <w:rPr>
          <w:i w:val="1"/>
          <w:rtl w:val="0"/>
        </w:rPr>
        <w:t xml:space="preserve"> Institut d’Estudis Regionals i Metropolitans de Barcelona (ERMB)</w:t>
      </w:r>
      <w:r w:rsidDel="00000000" w:rsidR="00000000" w:rsidRPr="00000000">
        <w:rPr>
          <w:rtl w:val="0"/>
        </w:rPr>
        <w:t xml:space="preserve">. Barcelona. </w:t>
      </w:r>
    </w:p>
    <w:p w:rsidR="00000000" w:rsidDel="00000000" w:rsidP="00000000" w:rsidRDefault="00000000" w:rsidRPr="00000000" w14:paraId="000002C4">
      <w:pPr>
        <w:numPr>
          <w:ilvl w:val="0"/>
          <w:numId w:val="1"/>
        </w:numPr>
        <w:ind w:left="720" w:hanging="360"/>
        <w:rPr/>
      </w:pPr>
      <w:r w:rsidDel="00000000" w:rsidR="00000000" w:rsidRPr="00000000">
        <w:rPr>
          <w:rtl w:val="0"/>
        </w:rPr>
        <w:t xml:space="preserve">Walliser, A. &amp; Sorando, D. (2019) “Las ciudades en España y el impacto de la globalización sobre los sistemas urbanos”. </w:t>
      </w:r>
      <w:r w:rsidDel="00000000" w:rsidR="00000000" w:rsidRPr="00000000">
        <w:rPr>
          <w:i w:val="1"/>
          <w:rtl w:val="0"/>
        </w:rPr>
        <w:t xml:space="preserve">Informe España 2019</w:t>
      </w:r>
      <w:r w:rsidDel="00000000" w:rsidR="00000000" w:rsidRPr="00000000">
        <w:rPr>
          <w:rtl w:val="0"/>
        </w:rPr>
        <w:t xml:space="preserve">, Madrid. Available at: </w:t>
      </w:r>
      <w:hyperlink r:id="rId23">
        <w:r w:rsidDel="00000000" w:rsidR="00000000" w:rsidRPr="00000000">
          <w:rPr>
            <w:color w:val="1155cc"/>
            <w:u w:val="single"/>
            <w:rtl w:val="0"/>
          </w:rPr>
          <w:t xml:space="preserve">https://blogs.comillas.edu/informeespana/informe-espana-2019/</w:t>
        </w:r>
      </w:hyperlink>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sectPr>
      <w:footerReference r:id="rId24"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onzalo Génova Fuster" w:id="3" w:date="2023-05-22T17:32:0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¿contradicción?</w:t>
      </w:r>
    </w:p>
  </w:comment>
  <w:comment w:author="Gonzalo Génova Fuster" w:id="1" w:date="2023-05-22T17:11:00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sería mejor llevarse esta tabla a un anexo.</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cambio, veo MUY necesario que pongas aquí la tabla con los datos que has recogido. Evidentemente, no la tabla completa, pero sí una muestra, donde imagino que la primera columna será el cluster, la segunda el nivel educativo, etc. Basta que la tabla tenga cinco o seis filas para hacerse una idea del resto.</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habiendo leído ya todo el borrador, sería también muy conveniente que proporciones el dataset entero, por ejemplo mediante una tabla accesible por un enlace a drive.</w:t>
      </w:r>
    </w:p>
  </w:comment>
  <w:comment w:author="Gonzalo Génova Fuster" w:id="0" w:date="2023-05-22T17:00:00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borrador que te envié revisado el 26 de abril había bastantes correcciones que no veo reflejadas en esta nueva versión.</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vuelvo a leer esta sección, paso a la siguiente.</w:t>
      </w:r>
    </w:p>
  </w:comment>
  <w:comment w:author="Gonzalo Génova Fuster" w:id="2" w:date="2023-05-22T17:28:00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sería muy útil dar el nombre de los distritos y barrios que componen cada cluster.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C8" w15:done="0"/>
  <w15:commentEx w15:paraId="000002CD" w15:done="0"/>
  <w15:commentEx w15:paraId="000002D0" w15:done="0"/>
  <w15:commentEx w15:paraId="000002D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jc w:val="right"/>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C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Foment de Ciudad, SA, official web page: </w:t>
      </w:r>
      <w:hyperlink r:id="rId1">
        <w:r w:rsidDel="00000000" w:rsidR="00000000" w:rsidRPr="00000000">
          <w:rPr>
            <w:color w:val="1155cc"/>
            <w:sz w:val="20"/>
            <w:szCs w:val="20"/>
            <w:u w:val="single"/>
            <w:rtl w:val="0"/>
          </w:rPr>
          <w:t xml:space="preserve">Foment de Ciudad, SA, es una empresa municipal especializada en la gestión de proyectos integrales, transversales y con implicación ciudadana y territorial que lidera proyectos de ciudad de gran trascendencia | Fomento de Ciudad (barcelona.cat)</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200" w:before="320" w:lineRule="auto"/>
      <w:ind w:firstLine="720"/>
    </w:pPr>
    <w:rPr>
      <w:b w:val="1"/>
      <w:color w:val="434343"/>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b w:val="1"/>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200" w:before="320"/>
      <w:ind w:firstLine="720"/>
      <w:outlineLvl w:val="2"/>
    </w:pPr>
    <w:rPr>
      <w:b w:val="1"/>
      <w:color w:val="434343"/>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Revisin">
    <w:name w:val="Revision"/>
    <w:hidden w:val="1"/>
    <w:uiPriority w:val="99"/>
    <w:semiHidden w:val="1"/>
    <w:rsid w:val="003823CE"/>
    <w:pPr>
      <w:spacing w:line="240" w:lineRule="auto"/>
    </w:pPr>
  </w:style>
  <w:style w:type="character" w:styleId="Refdecomentario">
    <w:name w:val="annotation reference"/>
    <w:basedOn w:val="Fuentedeprrafopredeter"/>
    <w:uiPriority w:val="99"/>
    <w:semiHidden w:val="1"/>
    <w:unhideWhenUsed w:val="1"/>
    <w:rsid w:val="003823CE"/>
    <w:rPr>
      <w:sz w:val="16"/>
      <w:szCs w:val="16"/>
    </w:rPr>
  </w:style>
  <w:style w:type="paragraph" w:styleId="Textocomentario">
    <w:name w:val="annotation text"/>
    <w:basedOn w:val="Normal"/>
    <w:link w:val="TextocomentarioCar"/>
    <w:uiPriority w:val="99"/>
    <w:unhideWhenUsed w:val="1"/>
    <w:rsid w:val="003823CE"/>
    <w:pPr>
      <w:spacing w:line="240" w:lineRule="auto"/>
    </w:pPr>
    <w:rPr>
      <w:sz w:val="20"/>
      <w:szCs w:val="20"/>
    </w:rPr>
  </w:style>
  <w:style w:type="character" w:styleId="TextocomentarioCar" w:customStyle="1">
    <w:name w:val="Texto comentario Car"/>
    <w:basedOn w:val="Fuentedeprrafopredeter"/>
    <w:link w:val="Textocomentario"/>
    <w:uiPriority w:val="99"/>
    <w:rsid w:val="003823CE"/>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3823CE"/>
    <w:rPr>
      <w:b w:val="1"/>
      <w:bCs w:val="1"/>
    </w:rPr>
  </w:style>
  <w:style w:type="character" w:styleId="AsuntodelcomentarioCar" w:customStyle="1">
    <w:name w:val="Asunto del comentario Car"/>
    <w:basedOn w:val="TextocomentarioCar"/>
    <w:link w:val="Asuntodelcomentario"/>
    <w:uiPriority w:val="99"/>
    <w:semiHidden w:val="1"/>
    <w:rsid w:val="003823CE"/>
    <w:rPr>
      <w:b w:val="1"/>
      <w:bCs w:val="1"/>
      <w:sz w:val="20"/>
      <w:szCs w:val="2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ajuntament.barcelona.cat/fomentdeciutat/es/quienes-somos" TargetMode="External"/><Relationship Id="rId11" Type="http://schemas.openxmlformats.org/officeDocument/2006/relationships/hyperlink" Target="https://www-s.madrid.es/CSEBD_WBINTER/seleccionSerie.html?numSerie=0307010000012" TargetMode="External"/><Relationship Id="rId22" Type="http://schemas.openxmlformats.org/officeDocument/2006/relationships/hyperlink" Target="https://bibliotecacomplutense.odilotk.es/info/00544427" TargetMode="External"/><Relationship Id="rId10" Type="http://schemas.openxmlformats.org/officeDocument/2006/relationships/hyperlink" Target="https://datos.madrid.es/portal/site/egob/menuitem.c05c1f754a33a9fbe4b2e4b284f1a5a0/?vgnextoid=71359583a773a510VgnVCM2000001f4a900aRCRD&amp;vgnextchannel=374512b9ace9f310VgnVCM100000171f5a0aRCRD&amp;vgnextfmt=default" TargetMode="External"/><Relationship Id="rId21" Type="http://schemas.openxmlformats.org/officeDocument/2006/relationships/hyperlink" Target="https://www.google.es/url?sa=t&amp;rct=j&amp;q=&amp;esrc=s&amp;source=web&amp;cd=&amp;ved=2ahUKEwjY857D9739AhWKTKQEHbMiDXwQFnoECA8QAQ&amp;url=https%3A%2F%2Fdialnet.unirioja.es%2Fdescarga%2Farticulo%2F3262724.pdf&amp;usg=AOvVaw3KPE0aLFel21o_p99trC9W" TargetMode="External"/><Relationship Id="rId13" Type="http://schemas.openxmlformats.org/officeDocument/2006/relationships/hyperlink" Target="http://insideairbnb.com/get-the-data" TargetMode="External"/><Relationship Id="rId24" Type="http://schemas.openxmlformats.org/officeDocument/2006/relationships/footer" Target="footer1.xml"/><Relationship Id="rId12" Type="http://schemas.openxmlformats.org/officeDocument/2006/relationships/hyperlink" Target="https://www-s.madrid.es/CSEBD_WBINTER/seleccionSerie.html?numSerie=0307010000011" TargetMode="External"/><Relationship Id="rId23" Type="http://schemas.openxmlformats.org/officeDocument/2006/relationships/hyperlink" Target="https://blogs.comillas.edu/informeespana/informe-espana-201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hyperlink" Target="https://www-s.madrid.es/CSEBD_WBINTER/seleccionSerie.html?numSerie=0904040000011" TargetMode="External"/><Relationship Id="rId14" Type="http://schemas.openxmlformats.org/officeDocument/2006/relationships/hyperlink" Target="https://www-s.madrid.es/CSEBD_WBINTER/seleccionSerie.html?numSerie=0904040000013" TargetMode="External"/><Relationship Id="rId17" Type="http://schemas.openxmlformats.org/officeDocument/2006/relationships/image" Target="media/image3.png"/><Relationship Id="rId16" Type="http://schemas.openxmlformats.org/officeDocument/2006/relationships/hyperlink" Target="https://www-s.madrid.es/CSEBD_WBINTER/seleccionSerie.html?numSerie=0301000000001" TargetMode="External"/><Relationship Id="rId5" Type="http://schemas.openxmlformats.org/officeDocument/2006/relationships/footnotes" Target="footnotes.xml"/><Relationship Id="rId19" Type="http://schemas.openxmlformats.org/officeDocument/2006/relationships/image" Target="media/image2.png"/><Relationship Id="rId6" Type="http://schemas.openxmlformats.org/officeDocument/2006/relationships/numbering" Target="numbering.xml"/><Relationship Id="rId18" Type="http://schemas.openxmlformats.org/officeDocument/2006/relationships/image" Target="media/image1.png"/><Relationship Id="rId7" Type="http://schemas.openxmlformats.org/officeDocument/2006/relationships/styles" Target="styles.xml"/><Relationship Id="rId8" Type="http://schemas.openxmlformats.org/officeDocument/2006/relationships/customXml" Target="../customXML/item1.xml"/></Relationships>
</file>

<file path=word/_rels/footnotes.xml.rels><?xml version="1.0" encoding="UTF-8" standalone="yes"?><Relationships xmlns="http://schemas.openxmlformats.org/package/2006/relationships"><Relationship Id="rId1" Type="http://schemas.openxmlformats.org/officeDocument/2006/relationships/hyperlink" Target="https://ajuntament.barcelona.cat/fomentdeciutat/es/quienes-som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dwEp4mBGBchz0IDF3ANF4yM9g==">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2023-05-22T14:55:00Z</dcterms:created>
</cp:coreProperties>
</file>